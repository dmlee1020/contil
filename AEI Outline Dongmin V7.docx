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E7ED83" w14:textId="5C94BA02" w:rsidR="00E2037D" w:rsidRPr="00BA224E" w:rsidRDefault="00F40E25" w:rsidP="007956A4">
      <w:pPr>
        <w:jc w:val="center"/>
        <w:rPr>
          <w:rFonts w:ascii="Times New Roman" w:hAnsi="Times New Roman" w:cs="Times New Roman"/>
          <w:b/>
          <w:sz w:val="28"/>
        </w:rPr>
      </w:pPr>
      <w:bookmarkStart w:id="0" w:name="_Hlk25402976"/>
      <w:commentRangeStart w:id="1"/>
      <w:commentRangeStart w:id="2"/>
      <w:del w:id="3" w:author="Lee Dongmin" w:date="2020-09-28T13:31:00Z">
        <w:r w:rsidDel="00797B75">
          <w:rPr>
            <w:rFonts w:ascii="Times New Roman" w:hAnsi="Times New Roman" w:cs="Times New Roman"/>
            <w:b/>
            <w:sz w:val="28"/>
          </w:rPr>
          <w:delText>Potential</w:delText>
        </w:r>
        <w:r w:rsidRPr="00BA224E" w:rsidDel="00797B75">
          <w:rPr>
            <w:rFonts w:ascii="Times New Roman" w:hAnsi="Times New Roman" w:cs="Times New Roman"/>
            <w:b/>
            <w:sz w:val="28"/>
          </w:rPr>
          <w:delText xml:space="preserve"> </w:delText>
        </w:r>
        <w:r w:rsidR="00E2037D" w:rsidRPr="00BA224E" w:rsidDel="00797B75">
          <w:rPr>
            <w:rFonts w:ascii="Times New Roman" w:hAnsi="Times New Roman" w:cs="Times New Roman"/>
            <w:b/>
            <w:sz w:val="28"/>
          </w:rPr>
          <w:delText xml:space="preserve">of </w:delText>
        </w:r>
      </w:del>
      <w:r w:rsidR="003E65BB" w:rsidRPr="00BA224E">
        <w:rPr>
          <w:rFonts w:ascii="Times New Roman" w:hAnsi="Times New Roman" w:cs="Times New Roman"/>
          <w:b/>
          <w:sz w:val="28"/>
        </w:rPr>
        <w:t xml:space="preserve">Digital Twin-Driven </w:t>
      </w:r>
      <w:r w:rsidR="007956A4" w:rsidRPr="00BA224E">
        <w:rPr>
          <w:rFonts w:ascii="Times New Roman" w:hAnsi="Times New Roman" w:cs="Times New Roman"/>
          <w:b/>
          <w:sz w:val="28"/>
        </w:rPr>
        <w:t xml:space="preserve">Deep Reinforcement Learning </w:t>
      </w:r>
    </w:p>
    <w:p w14:paraId="272B85B8" w14:textId="20C2F80E" w:rsidR="007956A4" w:rsidRPr="00BA224E" w:rsidRDefault="007956A4" w:rsidP="007956A4">
      <w:pPr>
        <w:jc w:val="center"/>
        <w:rPr>
          <w:rFonts w:ascii="Times New Roman" w:hAnsi="Times New Roman" w:cs="Times New Roman"/>
          <w:b/>
          <w:sz w:val="28"/>
        </w:rPr>
      </w:pPr>
      <w:r w:rsidRPr="00BA224E">
        <w:rPr>
          <w:rFonts w:ascii="Times New Roman" w:hAnsi="Times New Roman" w:cs="Times New Roman"/>
          <w:b/>
          <w:sz w:val="28"/>
        </w:rPr>
        <w:t xml:space="preserve">for </w:t>
      </w:r>
      <w:r w:rsidR="007653D8" w:rsidRPr="00BA224E">
        <w:rPr>
          <w:rFonts w:ascii="Times New Roman" w:hAnsi="Times New Roman" w:cs="Times New Roman"/>
          <w:b/>
          <w:sz w:val="28"/>
        </w:rPr>
        <w:t xml:space="preserve">Adaptive </w:t>
      </w:r>
      <w:r w:rsidRPr="00BA224E">
        <w:rPr>
          <w:rFonts w:ascii="Times New Roman" w:hAnsi="Times New Roman" w:cs="Times New Roman"/>
          <w:b/>
          <w:sz w:val="28"/>
        </w:rPr>
        <w:t>Robot Control in</w:t>
      </w:r>
      <w:r w:rsidR="00860F01">
        <w:rPr>
          <w:rFonts w:ascii="Times New Roman" w:hAnsi="Times New Roman" w:cs="Times New Roman"/>
          <w:b/>
          <w:sz w:val="28"/>
        </w:rPr>
        <w:t xml:space="preserve"> Robotic Construction</w:t>
      </w:r>
      <w:bookmarkEnd w:id="0"/>
      <w:commentRangeEnd w:id="1"/>
      <w:r w:rsidR="00A6224A">
        <w:rPr>
          <w:rStyle w:val="a5"/>
        </w:rPr>
        <w:commentReference w:id="1"/>
      </w:r>
      <w:commentRangeEnd w:id="2"/>
      <w:r w:rsidR="00797B75">
        <w:rPr>
          <w:rStyle w:val="a5"/>
        </w:rPr>
        <w:commentReference w:id="2"/>
      </w:r>
    </w:p>
    <w:p w14:paraId="495F29F3" w14:textId="77777777" w:rsidR="00460191" w:rsidRPr="00BA224E" w:rsidRDefault="00460191" w:rsidP="00D741BD">
      <w:pPr>
        <w:spacing w:after="0"/>
        <w:jc w:val="center"/>
        <w:rPr>
          <w:rFonts w:ascii="Times New Roman" w:hAnsi="Times New Roman" w:cs="Times New Roman"/>
          <w:sz w:val="32"/>
          <w:szCs w:val="32"/>
        </w:rPr>
      </w:pPr>
    </w:p>
    <w:p w14:paraId="62D9206C" w14:textId="6C29F13D" w:rsidR="003B2C4F" w:rsidRPr="00BA224E" w:rsidRDefault="00460191" w:rsidP="008822E2">
      <w:pPr>
        <w:pStyle w:val="a3"/>
        <w:numPr>
          <w:ilvl w:val="0"/>
          <w:numId w:val="3"/>
        </w:numPr>
        <w:spacing w:after="0"/>
        <w:jc w:val="both"/>
        <w:rPr>
          <w:rFonts w:ascii="Times New Roman" w:hAnsi="Times New Roman" w:cs="Times New Roman"/>
          <w:b/>
          <w:color w:val="000000" w:themeColor="text1"/>
          <w:sz w:val="24"/>
          <w:szCs w:val="24"/>
        </w:rPr>
      </w:pPr>
      <w:r w:rsidRPr="00BA224E">
        <w:rPr>
          <w:rFonts w:ascii="Times New Roman" w:hAnsi="Times New Roman" w:cs="Times New Roman"/>
          <w:b/>
          <w:color w:val="000000" w:themeColor="text1"/>
          <w:sz w:val="24"/>
          <w:szCs w:val="24"/>
        </w:rPr>
        <w:t>Introduction</w:t>
      </w:r>
    </w:p>
    <w:p w14:paraId="3EBDC493" w14:textId="77777777" w:rsidR="00995787" w:rsidRPr="00BA224E" w:rsidRDefault="008E5854" w:rsidP="00995787">
      <w:pPr>
        <w:pStyle w:val="a3"/>
        <w:numPr>
          <w:ilvl w:val="1"/>
          <w:numId w:val="1"/>
        </w:numPr>
        <w:spacing w:after="0"/>
        <w:jc w:val="both"/>
        <w:rPr>
          <w:rFonts w:ascii="Times New Roman" w:hAnsi="Times New Roman" w:cs="Times New Roman"/>
          <w:color w:val="000000" w:themeColor="text1"/>
          <w:sz w:val="24"/>
          <w:szCs w:val="24"/>
        </w:rPr>
      </w:pPr>
      <w:r w:rsidRPr="00BA224E">
        <w:rPr>
          <w:rFonts w:ascii="Times New Roman" w:hAnsi="Times New Roman" w:cs="Times New Roman"/>
          <w:color w:val="000000" w:themeColor="text1"/>
          <w:sz w:val="24"/>
          <w:szCs w:val="24"/>
        </w:rPr>
        <w:t>Background</w:t>
      </w:r>
    </w:p>
    <w:p w14:paraId="3693EB99" w14:textId="25F2423F" w:rsidR="00C80594" w:rsidRDefault="00C80594" w:rsidP="00C80594">
      <w:pPr>
        <w:pStyle w:val="a3"/>
        <w:numPr>
          <w:ilvl w:val="2"/>
          <w:numId w:val="1"/>
        </w:numPr>
        <w:spacing w:after="0"/>
        <w:jc w:val="both"/>
        <w:rPr>
          <w:rFonts w:ascii="Times New Roman" w:hAnsi="Times New Roman" w:cs="Times New Roman"/>
          <w:color w:val="000000" w:themeColor="text1"/>
          <w:sz w:val="24"/>
          <w:szCs w:val="24"/>
        </w:rPr>
      </w:pPr>
      <w:r w:rsidRPr="00C80594">
        <w:rPr>
          <w:rFonts w:ascii="Times New Roman" w:hAnsi="Times New Roman" w:cs="Times New Roman" w:hint="eastAsia"/>
          <w:color w:val="000000" w:themeColor="text1"/>
          <w:sz w:val="24"/>
          <w:szCs w:val="24"/>
        </w:rPr>
        <w:t>Construction</w:t>
      </w:r>
      <w:r w:rsidR="009F6503">
        <w:rPr>
          <w:rFonts w:ascii="Times New Roman" w:hAnsi="Times New Roman" w:cs="Times New Roman"/>
          <w:color w:val="000000" w:themeColor="text1"/>
          <w:sz w:val="24"/>
          <w:szCs w:val="24"/>
        </w:rPr>
        <w:t xml:space="preserve"> </w:t>
      </w:r>
      <w:r w:rsidRPr="00C80594">
        <w:rPr>
          <w:rFonts w:ascii="Times New Roman" w:hAnsi="Times New Roman" w:cs="Times New Roman" w:hint="eastAsia"/>
          <w:color w:val="000000" w:themeColor="text1"/>
          <w:sz w:val="24"/>
          <w:szCs w:val="24"/>
        </w:rPr>
        <w:t xml:space="preserve">is known as one of the most stressful occupations due to its physically and psychologically demanding tasks performed in a hazardous and difficult work environment. In addition, traditional </w:t>
      </w:r>
      <w:r w:rsidR="001C20C8">
        <w:rPr>
          <w:rFonts w:ascii="Times New Roman" w:hAnsi="Times New Roman" w:cs="Times New Roman"/>
          <w:color w:val="000000" w:themeColor="text1"/>
          <w:sz w:val="24"/>
          <w:szCs w:val="24"/>
        </w:rPr>
        <w:t>labor-intensive</w:t>
      </w:r>
      <w:r w:rsidRPr="00C80594">
        <w:rPr>
          <w:rFonts w:ascii="Times New Roman" w:hAnsi="Times New Roman" w:cs="Times New Roman" w:hint="eastAsia"/>
          <w:color w:val="000000" w:themeColor="text1"/>
          <w:sz w:val="24"/>
          <w:szCs w:val="24"/>
        </w:rPr>
        <w:t xml:space="preserve"> production </w:t>
      </w:r>
      <w:r w:rsidR="006A6E54">
        <w:rPr>
          <w:rFonts w:ascii="Times New Roman" w:hAnsi="Times New Roman" w:cs="Times New Roman"/>
          <w:color w:val="000000" w:themeColor="text1"/>
          <w:sz w:val="24"/>
          <w:szCs w:val="24"/>
        </w:rPr>
        <w:t>method</w:t>
      </w:r>
      <w:r w:rsidRPr="00C80594">
        <w:rPr>
          <w:rFonts w:ascii="Times New Roman" w:hAnsi="Times New Roman" w:cs="Times New Roman" w:hint="eastAsia"/>
          <w:color w:val="000000" w:themeColor="text1"/>
          <w:sz w:val="24"/>
          <w:szCs w:val="24"/>
        </w:rPr>
        <w:t>s are becoming less</w:t>
      </w:r>
      <w:r>
        <w:rPr>
          <w:rFonts w:ascii="Times New Roman" w:hAnsi="Times New Roman" w:cs="Times New Roman"/>
          <w:color w:val="000000" w:themeColor="text1"/>
          <w:sz w:val="24"/>
          <w:szCs w:val="24"/>
        </w:rPr>
        <w:t xml:space="preserve"> productive</w:t>
      </w:r>
      <w:r w:rsidR="00585F86">
        <w:rPr>
          <w:rFonts w:ascii="Times New Roman" w:hAnsi="Times New Roman" w:cs="Times New Roman"/>
          <w:color w:val="000000" w:themeColor="text1"/>
          <w:sz w:val="24"/>
          <w:szCs w:val="24"/>
        </w:rPr>
        <w:t xml:space="preserve"> </w:t>
      </w:r>
      <w:r w:rsidRPr="00C80594">
        <w:rPr>
          <w:rFonts w:ascii="Times New Roman" w:hAnsi="Times New Roman" w:cs="Times New Roman" w:hint="eastAsia"/>
          <w:color w:val="000000" w:themeColor="text1"/>
          <w:sz w:val="24"/>
          <w:szCs w:val="24"/>
        </w:rPr>
        <w:t>due to</w:t>
      </w:r>
      <w:r>
        <w:rPr>
          <w:rFonts w:ascii="Times New Roman" w:hAnsi="Times New Roman" w:cs="Times New Roman"/>
          <w:color w:val="000000" w:themeColor="text1"/>
          <w:sz w:val="24"/>
          <w:szCs w:val="24"/>
        </w:rPr>
        <w:t xml:space="preserve"> lack of skilled labors and an aging workforce</w:t>
      </w:r>
      <w:ins w:id="4" w:author="Lee Dongmin" w:date="2020-09-28T13:49:00Z">
        <w:r w:rsidR="00585F86">
          <w:rPr>
            <w:rFonts w:ascii="Times New Roman" w:hAnsi="Times New Roman" w:cs="Times New Roman"/>
            <w:color w:val="000000" w:themeColor="text1"/>
            <w:sz w:val="24"/>
            <w:szCs w:val="24"/>
          </w:rPr>
          <w:t>.</w:t>
        </w:r>
      </w:ins>
      <w:del w:id="5" w:author="Lee Dongmin" w:date="2020-09-28T13:49:00Z">
        <w:r w:rsidDel="00585F86">
          <w:rPr>
            <w:rFonts w:ascii="Times New Roman" w:hAnsi="Times New Roman" w:cs="Times New Roman"/>
            <w:color w:val="000000" w:themeColor="text1"/>
            <w:sz w:val="24"/>
            <w:szCs w:val="24"/>
          </w:rPr>
          <w:delText xml:space="preserve">, </w:delText>
        </w:r>
        <w:commentRangeStart w:id="6"/>
        <w:commentRangeStart w:id="7"/>
        <w:r w:rsidDel="00585F86">
          <w:rPr>
            <w:rFonts w:ascii="Times New Roman" w:hAnsi="Times New Roman" w:cs="Times New Roman"/>
            <w:color w:val="000000" w:themeColor="text1"/>
            <w:sz w:val="24"/>
            <w:szCs w:val="24"/>
          </w:rPr>
          <w:delText xml:space="preserve">which </w:delText>
        </w:r>
        <w:r w:rsidRPr="00C80594" w:rsidDel="00585F86">
          <w:rPr>
            <w:rFonts w:ascii="Times New Roman" w:hAnsi="Times New Roman" w:cs="Times New Roman"/>
            <w:color w:val="000000" w:themeColor="text1"/>
            <w:sz w:val="24"/>
            <w:szCs w:val="24"/>
          </w:rPr>
          <w:delText>has, needless to say, caused lingering safety problems.</w:delText>
        </w:r>
        <w:commentRangeEnd w:id="6"/>
        <w:r w:rsidR="009672F3" w:rsidDel="00585F86">
          <w:rPr>
            <w:rStyle w:val="a5"/>
          </w:rPr>
          <w:commentReference w:id="6"/>
        </w:r>
      </w:del>
      <w:commentRangeEnd w:id="7"/>
      <w:r w:rsidR="002F28E4">
        <w:rPr>
          <w:rStyle w:val="a5"/>
        </w:rPr>
        <w:commentReference w:id="7"/>
      </w:r>
    </w:p>
    <w:p w14:paraId="2A55A4E6" w14:textId="793F9DDC" w:rsidR="004E33C4" w:rsidRDefault="004E33C4" w:rsidP="00C80594">
      <w:pPr>
        <w:pStyle w:val="a3"/>
        <w:numPr>
          <w:ilvl w:val="2"/>
          <w:numId w:val="1"/>
        </w:numPr>
        <w:spacing w:after="0"/>
        <w:jc w:val="both"/>
        <w:rPr>
          <w:rFonts w:ascii="Times New Roman" w:hAnsi="Times New Roman" w:cs="Times New Roman"/>
          <w:color w:val="000000" w:themeColor="text1"/>
          <w:sz w:val="24"/>
          <w:szCs w:val="24"/>
        </w:rPr>
      </w:pPr>
      <w:r w:rsidRPr="00C80594">
        <w:rPr>
          <w:rFonts w:ascii="Times New Roman" w:hAnsi="Times New Roman" w:cs="Times New Roman"/>
          <w:color w:val="000000" w:themeColor="text1"/>
          <w:sz w:val="24"/>
          <w:szCs w:val="24"/>
        </w:rPr>
        <w:t>Recent advancements in robotics</w:t>
      </w:r>
      <w:r>
        <w:rPr>
          <w:rFonts w:ascii="Times New Roman" w:hAnsi="Times New Roman" w:cs="Times New Roman"/>
          <w:color w:val="000000" w:themeColor="text1"/>
          <w:sz w:val="24"/>
          <w:szCs w:val="24"/>
        </w:rPr>
        <w:t xml:space="preserve"> technology is</w:t>
      </w:r>
      <w:r w:rsidRPr="00C80594">
        <w:rPr>
          <w:rFonts w:ascii="Times New Roman" w:hAnsi="Times New Roman" w:cs="Times New Roman"/>
          <w:color w:val="000000" w:themeColor="text1"/>
          <w:sz w:val="24"/>
          <w:szCs w:val="24"/>
        </w:rPr>
        <w:t xml:space="preserve"> changing the nature of work.</w:t>
      </w:r>
      <w:r>
        <w:rPr>
          <w:rFonts w:ascii="Times New Roman" w:hAnsi="Times New Roman" w:cs="Times New Roman"/>
          <w:color w:val="000000" w:themeColor="text1"/>
          <w:sz w:val="24"/>
          <w:szCs w:val="24"/>
        </w:rPr>
        <w:t xml:space="preserve"> </w:t>
      </w:r>
      <w:r w:rsidR="00FD2272" w:rsidRPr="00FD2272">
        <w:rPr>
          <w:rFonts w:ascii="Times New Roman" w:hAnsi="Times New Roman" w:cs="Times New Roman"/>
          <w:color w:val="000000" w:themeColor="text1"/>
          <w:sz w:val="24"/>
          <w:szCs w:val="24"/>
        </w:rPr>
        <w:t xml:space="preserve">Autonomous </w:t>
      </w:r>
      <w:r w:rsidR="00FD2272">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 xml:space="preserve">obots </w:t>
      </w:r>
      <w:r w:rsidR="0089688A">
        <w:rPr>
          <w:rFonts w:ascii="Times New Roman" w:hAnsi="Times New Roman" w:cs="Times New Roman"/>
          <w:color w:val="000000" w:themeColor="text1"/>
          <w:sz w:val="24"/>
          <w:szCs w:val="24"/>
        </w:rPr>
        <w:t>have been applied to</w:t>
      </w:r>
      <w:r>
        <w:rPr>
          <w:rFonts w:ascii="Times New Roman" w:hAnsi="Times New Roman" w:cs="Times New Roman"/>
          <w:color w:val="000000" w:themeColor="text1"/>
          <w:sz w:val="24"/>
          <w:szCs w:val="24"/>
        </w:rPr>
        <w:t xml:space="preserve"> help human workers and/or replace their</w:t>
      </w:r>
      <w:r w:rsidR="00F30B26">
        <w:rPr>
          <w:rFonts w:ascii="Times New Roman" w:hAnsi="Times New Roman" w:cs="Times New Roman"/>
          <w:color w:val="000000" w:themeColor="text1"/>
          <w:sz w:val="24"/>
          <w:szCs w:val="24"/>
        </w:rPr>
        <w:t xml:space="preserve"> repetitive</w:t>
      </w:r>
      <w:r>
        <w:rPr>
          <w:rFonts w:ascii="Times New Roman" w:hAnsi="Times New Roman" w:cs="Times New Roman"/>
          <w:color w:val="000000" w:themeColor="text1"/>
          <w:sz w:val="24"/>
          <w:szCs w:val="24"/>
        </w:rPr>
        <w:t xml:space="preserve"> works</w:t>
      </w:r>
      <w:r w:rsidR="00D85DCF">
        <w:rPr>
          <w:rFonts w:ascii="Times New Roman" w:hAnsi="Times New Roman" w:cs="Times New Roman"/>
          <w:color w:val="000000" w:themeColor="text1"/>
          <w:sz w:val="24"/>
          <w:szCs w:val="24"/>
        </w:rPr>
        <w:t xml:space="preserve"> to </w:t>
      </w:r>
      <w:r w:rsidR="003334E4" w:rsidRPr="003334E4">
        <w:rPr>
          <w:rFonts w:ascii="Times New Roman" w:hAnsi="Times New Roman" w:cs="Times New Roman" w:hint="eastAsia"/>
          <w:color w:val="000000" w:themeColor="text1"/>
          <w:sz w:val="24"/>
          <w:szCs w:val="24"/>
        </w:rPr>
        <w:t>address</w:t>
      </w:r>
      <w:r w:rsidR="003334E4">
        <w:rPr>
          <w:rFonts w:ascii="Times New Roman" w:hAnsi="Times New Roman" w:cs="Times New Roman"/>
          <w:color w:val="000000" w:themeColor="text1"/>
          <w:sz w:val="24"/>
          <w:szCs w:val="24"/>
        </w:rPr>
        <w:t xml:space="preserve"> </w:t>
      </w:r>
      <w:r w:rsidR="003334E4" w:rsidRPr="003334E4">
        <w:rPr>
          <w:rFonts w:ascii="Times New Roman" w:hAnsi="Times New Roman" w:cs="Times New Roman" w:hint="eastAsia"/>
          <w:color w:val="000000" w:themeColor="text1"/>
          <w:sz w:val="24"/>
          <w:szCs w:val="24"/>
        </w:rPr>
        <w:t>the</w:t>
      </w:r>
      <w:r w:rsidR="00D85DCF">
        <w:rPr>
          <w:rFonts w:ascii="Times New Roman" w:hAnsi="Times New Roman" w:cs="Times New Roman"/>
          <w:color w:val="000000" w:themeColor="text1"/>
          <w:sz w:val="24"/>
          <w:szCs w:val="24"/>
        </w:rPr>
        <w:t xml:space="preserve"> </w:t>
      </w:r>
      <w:r w:rsidR="003334E4" w:rsidRPr="003334E4">
        <w:rPr>
          <w:rFonts w:ascii="Times New Roman" w:hAnsi="Times New Roman" w:cs="Times New Roman" w:hint="eastAsia"/>
          <w:color w:val="000000" w:themeColor="text1"/>
          <w:sz w:val="24"/>
          <w:szCs w:val="24"/>
        </w:rPr>
        <w:t>productivity</w:t>
      </w:r>
      <w:r w:rsidR="00D85DCF">
        <w:rPr>
          <w:rFonts w:ascii="Times New Roman" w:hAnsi="Times New Roman" w:cs="Times New Roman"/>
          <w:color w:val="000000" w:themeColor="text1"/>
          <w:sz w:val="24"/>
          <w:szCs w:val="24"/>
        </w:rPr>
        <w:t xml:space="preserve"> </w:t>
      </w:r>
      <w:r w:rsidR="003334E4" w:rsidRPr="003334E4">
        <w:rPr>
          <w:rFonts w:ascii="Times New Roman" w:hAnsi="Times New Roman" w:cs="Times New Roman" w:hint="eastAsia"/>
          <w:color w:val="000000" w:themeColor="text1"/>
          <w:sz w:val="24"/>
          <w:szCs w:val="24"/>
        </w:rPr>
        <w:t>issues</w:t>
      </w:r>
      <w:r w:rsidR="00F30B26">
        <w:rPr>
          <w:rFonts w:ascii="Times New Roman" w:hAnsi="Times New Roman" w:cs="Times New Roman"/>
          <w:color w:val="000000" w:themeColor="text1"/>
          <w:sz w:val="24"/>
          <w:szCs w:val="24"/>
        </w:rPr>
        <w:t>.</w:t>
      </w:r>
      <w:r w:rsidR="006C5DCD">
        <w:rPr>
          <w:rFonts w:ascii="Times New Roman" w:hAnsi="Times New Roman" w:cs="Times New Roman"/>
          <w:color w:val="000000" w:themeColor="text1"/>
          <w:sz w:val="24"/>
          <w:szCs w:val="24"/>
        </w:rPr>
        <w:t xml:space="preserve"> </w:t>
      </w:r>
    </w:p>
    <w:p w14:paraId="7F5EF40E" w14:textId="77777777" w:rsidR="004E33C4" w:rsidRPr="00BA224E" w:rsidRDefault="004E33C4" w:rsidP="004E33C4">
      <w:pPr>
        <w:pStyle w:val="a3"/>
        <w:numPr>
          <w:ilvl w:val="1"/>
          <w:numId w:val="1"/>
        </w:numPr>
        <w:spacing w:after="0"/>
        <w:jc w:val="both"/>
        <w:rPr>
          <w:rFonts w:ascii="Times New Roman" w:hAnsi="Times New Roman" w:cs="Times New Roman"/>
          <w:color w:val="000000" w:themeColor="text1"/>
          <w:sz w:val="24"/>
          <w:szCs w:val="24"/>
        </w:rPr>
      </w:pPr>
      <w:r w:rsidRPr="00BA224E">
        <w:rPr>
          <w:rFonts w:ascii="Times New Roman" w:hAnsi="Times New Roman" w:cs="Times New Roman"/>
          <w:color w:val="000000" w:themeColor="text1"/>
          <w:sz w:val="24"/>
          <w:szCs w:val="24"/>
        </w:rPr>
        <w:t xml:space="preserve">Problem Statement </w:t>
      </w:r>
    </w:p>
    <w:p w14:paraId="1EA6C84D" w14:textId="67EE14B2" w:rsidR="004E33C4" w:rsidRDefault="0089688A" w:rsidP="0089688A">
      <w:pPr>
        <w:pStyle w:val="a3"/>
        <w:numPr>
          <w:ilvl w:val="2"/>
          <w:numId w:val="1"/>
        </w:numPr>
        <w:spacing w:after="0"/>
        <w:jc w:val="both"/>
        <w:rPr>
          <w:rFonts w:ascii="Times New Roman" w:hAnsi="Times New Roman" w:cs="Times New Roman"/>
          <w:color w:val="000000" w:themeColor="text1"/>
          <w:sz w:val="24"/>
          <w:szCs w:val="24"/>
        </w:rPr>
      </w:pPr>
      <w:commentRangeStart w:id="8"/>
      <w:commentRangeStart w:id="9"/>
      <w:r>
        <w:rPr>
          <w:rFonts w:ascii="Times New Roman" w:hAnsi="Times New Roman" w:cs="Times New Roman"/>
          <w:color w:val="000000" w:themeColor="text1"/>
          <w:sz w:val="24"/>
          <w:szCs w:val="24"/>
        </w:rPr>
        <w:t>To improve the performance of the autonomous robots</w:t>
      </w:r>
      <w:r w:rsidR="00701E20">
        <w:rPr>
          <w:rFonts w:ascii="Times New Roman" w:hAnsi="Times New Roman" w:cs="Times New Roman"/>
          <w:color w:val="000000" w:themeColor="text1"/>
          <w:sz w:val="24"/>
          <w:szCs w:val="24"/>
        </w:rPr>
        <w:t xml:space="preserve"> in construction</w:t>
      </w:r>
      <w:r>
        <w:rPr>
          <w:rFonts w:ascii="Times New Roman" w:hAnsi="Times New Roman" w:cs="Times New Roman"/>
          <w:color w:val="000000" w:themeColor="text1"/>
          <w:sz w:val="24"/>
          <w:szCs w:val="24"/>
        </w:rPr>
        <w:t>, an adaptive robot control algorithm is needed because the construction site is dynamic (i.e., unstructured and evolving</w:t>
      </w:r>
      <w:r w:rsidR="00701E2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commentRangeEnd w:id="8"/>
      <w:r w:rsidR="009672F3">
        <w:rPr>
          <w:rStyle w:val="a5"/>
        </w:rPr>
        <w:commentReference w:id="8"/>
      </w:r>
      <w:commentRangeEnd w:id="9"/>
      <w:r w:rsidR="00F91CBD">
        <w:rPr>
          <w:rStyle w:val="a5"/>
        </w:rPr>
        <w:commentReference w:id="9"/>
      </w:r>
    </w:p>
    <w:p w14:paraId="3AE1BD07" w14:textId="7F311C36" w:rsidR="009F6888" w:rsidRDefault="009F6888" w:rsidP="009F6888">
      <w:pPr>
        <w:pStyle w:val="a3"/>
        <w:numPr>
          <w:ilvl w:val="1"/>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Knowledge gap</w:t>
      </w:r>
    </w:p>
    <w:p w14:paraId="265C381F" w14:textId="0D62E6D6" w:rsidR="009F6888" w:rsidRDefault="009F6888" w:rsidP="00C80594">
      <w:pPr>
        <w:pStyle w:val="a3"/>
        <w:numPr>
          <w:ilvl w:val="2"/>
          <w:numId w:val="1"/>
        </w:numPr>
        <w:spacing w:after="0"/>
        <w:jc w:val="both"/>
        <w:rPr>
          <w:rFonts w:ascii="Times New Roman" w:hAnsi="Times New Roman" w:cs="Times New Roman"/>
          <w:color w:val="000000" w:themeColor="text1"/>
          <w:sz w:val="24"/>
          <w:szCs w:val="24"/>
        </w:rPr>
      </w:pPr>
      <w:r w:rsidRPr="00BA224E">
        <w:rPr>
          <w:rFonts w:ascii="Times New Roman" w:hAnsi="Times New Roman" w:cs="Times New Roman"/>
          <w:color w:val="000000" w:themeColor="text1"/>
          <w:sz w:val="24"/>
          <w:szCs w:val="24"/>
        </w:rPr>
        <w:t xml:space="preserve">In recent years, several researchers have demonstrated the potential of </w:t>
      </w:r>
      <w:r>
        <w:rPr>
          <w:rFonts w:ascii="Times New Roman" w:hAnsi="Times New Roman" w:cs="Times New Roman"/>
          <w:color w:val="000000" w:themeColor="text1"/>
          <w:sz w:val="24"/>
          <w:szCs w:val="24"/>
        </w:rPr>
        <w:t xml:space="preserve">deep </w:t>
      </w:r>
      <w:r w:rsidRPr="00BA224E">
        <w:rPr>
          <w:rFonts w:ascii="Times New Roman" w:hAnsi="Times New Roman" w:cs="Times New Roman"/>
          <w:color w:val="000000" w:themeColor="text1"/>
          <w:sz w:val="24"/>
          <w:szCs w:val="24"/>
        </w:rPr>
        <w:t>reinforcement learning (</w:t>
      </w:r>
      <w:r>
        <w:rPr>
          <w:rFonts w:ascii="Times New Roman" w:hAnsi="Times New Roman" w:cs="Times New Roman"/>
          <w:color w:val="000000" w:themeColor="text1"/>
          <w:sz w:val="24"/>
          <w:szCs w:val="24"/>
        </w:rPr>
        <w:t>D</w:t>
      </w:r>
      <w:r w:rsidRPr="00BA224E">
        <w:rPr>
          <w:rFonts w:ascii="Times New Roman" w:hAnsi="Times New Roman" w:cs="Times New Roman"/>
          <w:color w:val="000000" w:themeColor="text1"/>
          <w:sz w:val="24"/>
          <w:szCs w:val="24"/>
        </w:rPr>
        <w:t>RL), which enables robot</w:t>
      </w:r>
      <w:r w:rsidR="006C5DCD">
        <w:rPr>
          <w:rFonts w:ascii="Times New Roman" w:hAnsi="Times New Roman" w:cs="Times New Roman"/>
          <w:color w:val="000000" w:themeColor="text1"/>
          <w:sz w:val="24"/>
          <w:szCs w:val="24"/>
        </w:rPr>
        <w:t xml:space="preserve"> agent</w:t>
      </w:r>
      <w:r w:rsidRPr="00BA224E">
        <w:rPr>
          <w:rFonts w:ascii="Times New Roman" w:hAnsi="Times New Roman" w:cs="Times New Roman"/>
          <w:color w:val="000000" w:themeColor="text1"/>
          <w:sz w:val="24"/>
          <w:szCs w:val="24"/>
        </w:rPr>
        <w:t xml:space="preserve"> to learn an optimal control policy through repetitive interactions with </w:t>
      </w:r>
      <w:r w:rsidR="00D85DCF">
        <w:rPr>
          <w:rFonts w:ascii="Times New Roman" w:hAnsi="Times New Roman" w:cs="Times New Roman"/>
          <w:color w:val="000000" w:themeColor="text1"/>
          <w:sz w:val="24"/>
          <w:szCs w:val="24"/>
        </w:rPr>
        <w:t>a</w:t>
      </w:r>
      <w:r w:rsidR="00C33675">
        <w:rPr>
          <w:rFonts w:ascii="Times New Roman" w:hAnsi="Times New Roman" w:cs="Times New Roman"/>
          <w:color w:val="000000" w:themeColor="text1"/>
          <w:sz w:val="24"/>
          <w:szCs w:val="24"/>
        </w:rPr>
        <w:t xml:space="preserve"> simulation</w:t>
      </w:r>
      <w:r>
        <w:rPr>
          <w:rFonts w:ascii="Times New Roman" w:hAnsi="Times New Roman" w:cs="Times New Roman"/>
          <w:color w:val="000000" w:themeColor="text1"/>
          <w:sz w:val="24"/>
          <w:szCs w:val="24"/>
        </w:rPr>
        <w:t xml:space="preserve"> </w:t>
      </w:r>
      <w:r w:rsidRPr="00BA224E">
        <w:rPr>
          <w:rFonts w:ascii="Times New Roman" w:hAnsi="Times New Roman" w:cs="Times New Roman"/>
          <w:color w:val="000000" w:themeColor="text1"/>
          <w:sz w:val="24"/>
          <w:szCs w:val="24"/>
        </w:rPr>
        <w:t>environment, for a</w:t>
      </w:r>
      <w:r>
        <w:rPr>
          <w:rFonts w:ascii="Times New Roman" w:hAnsi="Times New Roman" w:cs="Times New Roman"/>
          <w:color w:val="000000" w:themeColor="text1"/>
          <w:sz w:val="24"/>
          <w:szCs w:val="24"/>
        </w:rPr>
        <w:t xml:space="preserve"> more adaptative</w:t>
      </w:r>
      <w:r w:rsidRPr="00BA224E">
        <w:rPr>
          <w:rFonts w:ascii="Times New Roman" w:hAnsi="Times New Roman" w:cs="Times New Roman"/>
          <w:color w:val="000000" w:themeColor="text1"/>
          <w:sz w:val="24"/>
          <w:szCs w:val="24"/>
        </w:rPr>
        <w:t xml:space="preserve"> robot control method.</w:t>
      </w:r>
      <w:r w:rsidR="008E74CE">
        <w:rPr>
          <w:rFonts w:ascii="Times New Roman" w:hAnsi="Times New Roman" w:cs="Times New Roman"/>
          <w:color w:val="000000" w:themeColor="text1"/>
          <w:sz w:val="24"/>
          <w:szCs w:val="24"/>
        </w:rPr>
        <w:t xml:space="preserve"> </w:t>
      </w:r>
      <w:r w:rsidR="006C5DCD">
        <w:rPr>
          <w:rFonts w:ascii="Times New Roman" w:hAnsi="Times New Roman" w:cs="Times New Roman"/>
          <w:color w:val="000000" w:themeColor="text1"/>
          <w:sz w:val="24"/>
          <w:szCs w:val="24"/>
        </w:rPr>
        <w:t xml:space="preserve">Once the agent </w:t>
      </w:r>
      <w:r w:rsidR="005E7138">
        <w:rPr>
          <w:rFonts w:ascii="Times New Roman" w:hAnsi="Times New Roman" w:cs="Times New Roman"/>
          <w:color w:val="000000" w:themeColor="text1"/>
          <w:sz w:val="24"/>
          <w:szCs w:val="24"/>
        </w:rPr>
        <w:t xml:space="preserve">learned adaptive control policy </w:t>
      </w:r>
      <w:r w:rsidR="006C5DCD">
        <w:rPr>
          <w:rFonts w:ascii="Times New Roman" w:hAnsi="Times New Roman" w:cs="Times New Roman"/>
          <w:color w:val="000000" w:themeColor="text1"/>
          <w:sz w:val="24"/>
          <w:szCs w:val="24"/>
        </w:rPr>
        <w:t>in the simulation environment, its trained policy can be deployed on the real robot control.</w:t>
      </w:r>
    </w:p>
    <w:p w14:paraId="61F561A3" w14:textId="00AF82BF" w:rsidR="00F2119F" w:rsidRDefault="00D85DCF" w:rsidP="00D85DCF">
      <w:pPr>
        <w:pStyle w:val="a3"/>
        <w:numPr>
          <w:ilvl w:val="2"/>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However,</w:t>
      </w:r>
      <w:r w:rsidR="0090118B">
        <w:rPr>
          <w:rFonts w:ascii="Times New Roman" w:hAnsi="Times New Roman" w:cs="Times New Roman"/>
          <w:color w:val="000000" w:themeColor="text1"/>
          <w:sz w:val="24"/>
          <w:szCs w:val="24"/>
        </w:rPr>
        <w:t xml:space="preserve"> </w:t>
      </w:r>
      <w:r w:rsidR="00F2119F">
        <w:rPr>
          <w:rFonts w:ascii="Times New Roman" w:hAnsi="Times New Roman" w:cs="Times New Roman"/>
          <w:color w:val="000000" w:themeColor="text1"/>
          <w:sz w:val="24"/>
          <w:szCs w:val="24"/>
        </w:rPr>
        <w:t>i</w:t>
      </w:r>
      <w:r w:rsidR="00F2119F" w:rsidRPr="00F2119F">
        <w:rPr>
          <w:rFonts w:ascii="Times New Roman" w:hAnsi="Times New Roman" w:cs="Times New Roman"/>
          <w:color w:val="000000" w:themeColor="text1"/>
          <w:sz w:val="24"/>
          <w:szCs w:val="24"/>
        </w:rPr>
        <w:t xml:space="preserve">t </w:t>
      </w:r>
      <w:r w:rsidR="00F2119F">
        <w:rPr>
          <w:rFonts w:ascii="Times New Roman" w:hAnsi="Times New Roman" w:cs="Times New Roman"/>
          <w:color w:val="000000" w:themeColor="text1"/>
          <w:sz w:val="24"/>
          <w:szCs w:val="24"/>
        </w:rPr>
        <w:t xml:space="preserve">has not been </w:t>
      </w:r>
      <w:r w:rsidR="00F2119F" w:rsidRPr="00F2119F">
        <w:rPr>
          <w:rFonts w:ascii="Times New Roman" w:hAnsi="Times New Roman" w:cs="Times New Roman"/>
          <w:color w:val="000000" w:themeColor="text1"/>
          <w:sz w:val="24"/>
          <w:szCs w:val="24"/>
        </w:rPr>
        <w:t>known</w:t>
      </w:r>
      <w:r w:rsidR="0090118B">
        <w:rPr>
          <w:rFonts w:ascii="Times New Roman" w:hAnsi="Times New Roman" w:cs="Times New Roman"/>
          <w:color w:val="000000" w:themeColor="text1"/>
          <w:sz w:val="24"/>
          <w:szCs w:val="24"/>
        </w:rPr>
        <w:t xml:space="preserve"> thoroughly</w:t>
      </w:r>
      <w:r w:rsidR="00F2119F" w:rsidRPr="00F2119F">
        <w:rPr>
          <w:rFonts w:ascii="Times New Roman" w:hAnsi="Times New Roman" w:cs="Times New Roman"/>
          <w:color w:val="000000" w:themeColor="text1"/>
          <w:sz w:val="24"/>
          <w:szCs w:val="24"/>
        </w:rPr>
        <w:t xml:space="preserve"> whether</w:t>
      </w:r>
      <w:r w:rsidR="00F2119F">
        <w:rPr>
          <w:rFonts w:ascii="Times New Roman" w:hAnsi="Times New Roman" w:cs="Times New Roman"/>
          <w:color w:val="000000" w:themeColor="text1"/>
          <w:sz w:val="24"/>
          <w:szCs w:val="24"/>
        </w:rPr>
        <w:t xml:space="preserve"> a DRL</w:t>
      </w:r>
      <w:r w:rsidR="00264554">
        <w:rPr>
          <w:rFonts w:ascii="Times New Roman" w:hAnsi="Times New Roman" w:cs="Times New Roman"/>
          <w:color w:val="000000" w:themeColor="text1"/>
          <w:sz w:val="24"/>
          <w:szCs w:val="24"/>
        </w:rPr>
        <w:t xml:space="preserve"> agent can find a</w:t>
      </w:r>
      <w:r w:rsidR="0090118B">
        <w:rPr>
          <w:rFonts w:ascii="Times New Roman" w:hAnsi="Times New Roman" w:cs="Times New Roman"/>
          <w:color w:val="000000" w:themeColor="text1"/>
          <w:sz w:val="24"/>
          <w:szCs w:val="24"/>
        </w:rPr>
        <w:t>n adaptive control</w:t>
      </w:r>
      <w:r w:rsidR="00264554">
        <w:rPr>
          <w:rFonts w:ascii="Times New Roman" w:hAnsi="Times New Roman" w:cs="Times New Roman"/>
          <w:color w:val="000000" w:themeColor="text1"/>
          <w:sz w:val="24"/>
          <w:szCs w:val="24"/>
        </w:rPr>
        <w:t xml:space="preserve"> policy</w:t>
      </w:r>
      <w:r w:rsidR="0090118B">
        <w:rPr>
          <w:rFonts w:ascii="Times New Roman" w:hAnsi="Times New Roman" w:cs="Times New Roman"/>
          <w:color w:val="000000" w:themeColor="text1"/>
          <w:sz w:val="24"/>
          <w:szCs w:val="24"/>
        </w:rPr>
        <w:t xml:space="preserve"> in </w:t>
      </w:r>
      <w:r w:rsidR="00264554">
        <w:rPr>
          <w:rFonts w:ascii="Times New Roman" w:hAnsi="Times New Roman" w:cs="Times New Roman"/>
          <w:color w:val="000000" w:themeColor="text1"/>
          <w:sz w:val="24"/>
          <w:szCs w:val="24"/>
        </w:rPr>
        <w:t xml:space="preserve">dynamic </w:t>
      </w:r>
      <w:r w:rsidR="0090118B">
        <w:rPr>
          <w:rFonts w:ascii="Times New Roman" w:hAnsi="Times New Roman" w:cs="Times New Roman"/>
          <w:color w:val="000000" w:themeColor="text1"/>
          <w:sz w:val="24"/>
          <w:szCs w:val="24"/>
        </w:rPr>
        <w:t xml:space="preserve">construction </w:t>
      </w:r>
      <w:r w:rsidR="00264554">
        <w:rPr>
          <w:rFonts w:ascii="Times New Roman" w:hAnsi="Times New Roman" w:cs="Times New Roman"/>
          <w:color w:val="000000" w:themeColor="text1"/>
          <w:sz w:val="24"/>
          <w:szCs w:val="24"/>
        </w:rPr>
        <w:t>environment</w:t>
      </w:r>
      <w:r w:rsidR="0090118B">
        <w:rPr>
          <w:rFonts w:ascii="Times New Roman" w:hAnsi="Times New Roman" w:cs="Times New Roman"/>
          <w:color w:val="000000" w:themeColor="text1"/>
          <w:sz w:val="24"/>
          <w:szCs w:val="24"/>
        </w:rPr>
        <w:t xml:space="preserve">. </w:t>
      </w:r>
    </w:p>
    <w:p w14:paraId="1DAF9B0F" w14:textId="77777777" w:rsidR="00F2119F" w:rsidRPr="00BA224E" w:rsidRDefault="00F2119F" w:rsidP="00F2119F">
      <w:pPr>
        <w:pStyle w:val="a3"/>
        <w:numPr>
          <w:ilvl w:val="1"/>
          <w:numId w:val="1"/>
        </w:numPr>
        <w:spacing w:after="0"/>
        <w:jc w:val="both"/>
        <w:rPr>
          <w:rFonts w:ascii="Times New Roman" w:hAnsi="Times New Roman" w:cs="Times New Roman"/>
          <w:color w:val="000000" w:themeColor="text1"/>
          <w:sz w:val="24"/>
          <w:szCs w:val="24"/>
        </w:rPr>
      </w:pPr>
      <w:r w:rsidRPr="00BA224E">
        <w:rPr>
          <w:rFonts w:ascii="Times New Roman" w:hAnsi="Times New Roman" w:cs="Times New Roman"/>
          <w:color w:val="000000" w:themeColor="text1"/>
          <w:sz w:val="24"/>
          <w:szCs w:val="24"/>
        </w:rPr>
        <w:t xml:space="preserve">Research Objective </w:t>
      </w:r>
    </w:p>
    <w:p w14:paraId="55E42F25" w14:textId="224589B0" w:rsidR="003E59CB" w:rsidRDefault="00E14645" w:rsidP="00CA390C">
      <w:pPr>
        <w:pStyle w:val="a3"/>
        <w:numPr>
          <w:ilvl w:val="2"/>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authors</w:t>
      </w:r>
      <w:r w:rsidR="00F2119F" w:rsidRPr="00F2119F">
        <w:rPr>
          <w:rFonts w:ascii="Times New Roman" w:hAnsi="Times New Roman" w:cs="Times New Roman"/>
          <w:color w:val="000000" w:themeColor="text1"/>
          <w:sz w:val="24"/>
          <w:szCs w:val="24"/>
        </w:rPr>
        <w:t xml:space="preserve"> develop and test a digital </w:t>
      </w:r>
      <w:proofErr w:type="gramStart"/>
      <w:r w:rsidR="00F2119F" w:rsidRPr="00F2119F">
        <w:rPr>
          <w:rFonts w:ascii="Times New Roman" w:hAnsi="Times New Roman" w:cs="Times New Roman"/>
          <w:color w:val="000000" w:themeColor="text1"/>
          <w:sz w:val="24"/>
          <w:szCs w:val="24"/>
        </w:rPr>
        <w:t>twin-driven</w:t>
      </w:r>
      <w:proofErr w:type="gramEnd"/>
      <w:r w:rsidR="00F2119F" w:rsidRPr="00F2119F">
        <w:rPr>
          <w:rFonts w:ascii="Times New Roman" w:hAnsi="Times New Roman" w:cs="Times New Roman"/>
          <w:color w:val="000000" w:themeColor="text1"/>
          <w:sz w:val="24"/>
          <w:szCs w:val="24"/>
        </w:rPr>
        <w:t xml:space="preserve"> DRL framework</w:t>
      </w:r>
      <w:r w:rsidR="00F2119F" w:rsidRPr="00173B9A">
        <w:rPr>
          <w:rFonts w:ascii="Times New Roman" w:hAnsi="Times New Roman" w:cs="Times New Roman"/>
          <w:color w:val="000000" w:themeColor="text1"/>
          <w:sz w:val="24"/>
          <w:szCs w:val="24"/>
        </w:rPr>
        <w:t xml:space="preserve"> </w:t>
      </w:r>
      <w:r w:rsidR="00F2119F" w:rsidRPr="00582BE0">
        <w:rPr>
          <w:rFonts w:ascii="Times New Roman" w:hAnsi="Times New Roman" w:cs="Times New Roman"/>
          <w:color w:val="000000" w:themeColor="text1"/>
          <w:sz w:val="24"/>
          <w:szCs w:val="24"/>
        </w:rPr>
        <w:t xml:space="preserve">to investigate </w:t>
      </w:r>
      <w:r w:rsidR="00264554">
        <w:rPr>
          <w:rFonts w:ascii="Times New Roman" w:hAnsi="Times New Roman" w:cs="Times New Roman"/>
          <w:color w:val="000000" w:themeColor="text1"/>
          <w:sz w:val="24"/>
          <w:szCs w:val="24"/>
        </w:rPr>
        <w:t>DRL’s</w:t>
      </w:r>
      <w:r w:rsidR="00F2119F" w:rsidRPr="00582BE0">
        <w:rPr>
          <w:rFonts w:ascii="Times New Roman" w:hAnsi="Times New Roman" w:cs="Times New Roman"/>
          <w:color w:val="000000" w:themeColor="text1"/>
          <w:sz w:val="24"/>
          <w:szCs w:val="24"/>
        </w:rPr>
        <w:t xml:space="preserve"> potential </w:t>
      </w:r>
      <w:r w:rsidR="00F2119F" w:rsidRPr="00F2119F">
        <w:rPr>
          <w:rFonts w:ascii="Times New Roman" w:hAnsi="Times New Roman" w:cs="Times New Roman"/>
          <w:color w:val="000000" w:themeColor="text1"/>
          <w:sz w:val="24"/>
          <w:szCs w:val="24"/>
        </w:rPr>
        <w:t>for adaptive robot control in</w:t>
      </w:r>
      <w:r w:rsidR="004B7BDD">
        <w:rPr>
          <w:rFonts w:ascii="Times New Roman" w:hAnsi="Times New Roman" w:cs="Times New Roman"/>
          <w:color w:val="000000" w:themeColor="text1"/>
          <w:sz w:val="24"/>
          <w:szCs w:val="24"/>
        </w:rPr>
        <w:t xml:space="preserve"> dynamic</w:t>
      </w:r>
      <w:r w:rsidR="00F2119F" w:rsidRPr="00F2119F">
        <w:rPr>
          <w:rFonts w:ascii="Times New Roman" w:hAnsi="Times New Roman" w:cs="Times New Roman"/>
          <w:color w:val="000000" w:themeColor="text1"/>
          <w:sz w:val="24"/>
          <w:szCs w:val="24"/>
        </w:rPr>
        <w:t xml:space="preserve"> construction site. </w:t>
      </w:r>
    </w:p>
    <w:p w14:paraId="2B800E15" w14:textId="30EBA545" w:rsidR="00B657EC" w:rsidRDefault="003E59CB" w:rsidP="00CA390C">
      <w:pPr>
        <w:pStyle w:val="a3"/>
        <w:numPr>
          <w:ilvl w:val="2"/>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digital twin can capture </w:t>
      </w:r>
      <w:r w:rsidR="00264554">
        <w:rPr>
          <w:rFonts w:ascii="Times New Roman" w:hAnsi="Times New Roman" w:cs="Times New Roman"/>
          <w:color w:val="000000" w:themeColor="text1"/>
          <w:sz w:val="24"/>
          <w:szCs w:val="24"/>
        </w:rPr>
        <w:t>dynamic</w:t>
      </w:r>
      <w:r>
        <w:rPr>
          <w:rFonts w:ascii="Times New Roman" w:hAnsi="Times New Roman" w:cs="Times New Roman"/>
          <w:color w:val="000000" w:themeColor="text1"/>
          <w:sz w:val="24"/>
          <w:szCs w:val="24"/>
        </w:rPr>
        <w:t xml:space="preserve"> site conditions in</w:t>
      </w:r>
      <w:r w:rsidR="00331431">
        <w:rPr>
          <w:rFonts w:ascii="Times New Roman" w:hAnsi="Times New Roman" w:cs="Times New Roman"/>
          <w:color w:val="000000" w:themeColor="text1"/>
          <w:sz w:val="24"/>
          <w:szCs w:val="24"/>
        </w:rPr>
        <w:t xml:space="preserve"> near</w:t>
      </w:r>
      <w:r>
        <w:rPr>
          <w:rFonts w:ascii="Times New Roman" w:hAnsi="Times New Roman" w:cs="Times New Roman"/>
          <w:color w:val="000000" w:themeColor="text1"/>
          <w:sz w:val="24"/>
          <w:szCs w:val="24"/>
        </w:rPr>
        <w:t xml:space="preserve"> real-time and create</w:t>
      </w:r>
      <w:r w:rsidR="00E14645">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a </w:t>
      </w:r>
      <w:r w:rsidR="00264554">
        <w:rPr>
          <w:rFonts w:ascii="Times New Roman" w:hAnsi="Times New Roman" w:cs="Times New Roman"/>
          <w:color w:val="000000" w:themeColor="text1"/>
          <w:sz w:val="24"/>
          <w:szCs w:val="24"/>
        </w:rPr>
        <w:t xml:space="preserve">virtual </w:t>
      </w:r>
      <w:r>
        <w:rPr>
          <w:rFonts w:ascii="Times New Roman" w:hAnsi="Times New Roman" w:cs="Times New Roman"/>
          <w:color w:val="000000" w:themeColor="text1"/>
          <w:sz w:val="24"/>
          <w:szCs w:val="24"/>
        </w:rPr>
        <w:t>simulation environment where DRL agent can interact with.</w:t>
      </w:r>
    </w:p>
    <w:p w14:paraId="5CEB49AE" w14:textId="00F1F7D7" w:rsidR="00173B9A" w:rsidRDefault="00173B9A" w:rsidP="00CA390C">
      <w:pPr>
        <w:pStyle w:val="a3"/>
        <w:numPr>
          <w:ilvl w:val="2"/>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authors test whether DRL agent can</w:t>
      </w:r>
      <w:r w:rsidR="00463143">
        <w:rPr>
          <w:rFonts w:ascii="Times New Roman" w:hAnsi="Times New Roman" w:cs="Times New Roman"/>
          <w:color w:val="000000" w:themeColor="text1"/>
          <w:sz w:val="24"/>
          <w:szCs w:val="24"/>
        </w:rPr>
        <w:t xml:space="preserve"> learn optimal policy</w:t>
      </w:r>
      <w:r w:rsidR="00FB7267">
        <w:rPr>
          <w:rFonts w:ascii="Times New Roman" w:hAnsi="Times New Roman" w:cs="Times New Roman"/>
          <w:color w:val="000000" w:themeColor="text1"/>
          <w:sz w:val="24"/>
          <w:szCs w:val="24"/>
        </w:rPr>
        <w:t xml:space="preserve"> stably</w:t>
      </w:r>
      <w:r w:rsidR="00463143">
        <w:rPr>
          <w:rFonts w:ascii="Times New Roman" w:hAnsi="Times New Roman" w:cs="Times New Roman"/>
          <w:color w:val="000000" w:themeColor="text1"/>
          <w:sz w:val="24"/>
          <w:szCs w:val="24"/>
        </w:rPr>
        <w:t xml:space="preserve"> in</w:t>
      </w:r>
      <w:r w:rsidR="00E14645">
        <w:rPr>
          <w:rFonts w:ascii="Times New Roman" w:hAnsi="Times New Roman" w:cs="Times New Roman"/>
          <w:color w:val="000000" w:themeColor="text1"/>
          <w:sz w:val="24"/>
          <w:szCs w:val="24"/>
        </w:rPr>
        <w:t xml:space="preserve"> the</w:t>
      </w:r>
      <w:r w:rsidR="00463143">
        <w:rPr>
          <w:rFonts w:ascii="Times New Roman" w:hAnsi="Times New Roman" w:cs="Times New Roman"/>
          <w:color w:val="000000" w:themeColor="text1"/>
          <w:sz w:val="24"/>
          <w:szCs w:val="24"/>
        </w:rPr>
        <w:t xml:space="preserve"> dynamic</w:t>
      </w:r>
      <w:r w:rsidR="00D30ED2">
        <w:rPr>
          <w:rFonts w:ascii="Times New Roman" w:hAnsi="Times New Roman" w:cs="Times New Roman"/>
          <w:color w:val="000000" w:themeColor="text1"/>
          <w:sz w:val="24"/>
          <w:szCs w:val="24"/>
        </w:rPr>
        <w:t xml:space="preserve"> </w:t>
      </w:r>
      <w:r w:rsidR="00D30ED2" w:rsidRPr="00D30ED2">
        <w:rPr>
          <w:rFonts w:ascii="Times New Roman" w:hAnsi="Times New Roman" w:cs="Times New Roman" w:hint="eastAsia"/>
          <w:color w:val="000000" w:themeColor="text1"/>
          <w:sz w:val="24"/>
          <w:szCs w:val="24"/>
        </w:rPr>
        <w:t>digital twin</w:t>
      </w:r>
      <w:r w:rsidR="00264554">
        <w:rPr>
          <w:rFonts w:ascii="Times New Roman" w:hAnsi="Times New Roman" w:cs="Times New Roman"/>
          <w:color w:val="000000" w:themeColor="text1"/>
          <w:sz w:val="24"/>
          <w:szCs w:val="24"/>
        </w:rPr>
        <w:t xml:space="preserve"> environment</w:t>
      </w:r>
      <w:r w:rsidR="00463143">
        <w:rPr>
          <w:rFonts w:ascii="Times New Roman" w:hAnsi="Times New Roman" w:cs="Times New Roman"/>
          <w:color w:val="000000" w:themeColor="text1"/>
          <w:sz w:val="24"/>
          <w:szCs w:val="24"/>
        </w:rPr>
        <w:t xml:space="preserve"> and whether such policy </w:t>
      </w:r>
      <w:r w:rsidR="004B7BDD">
        <w:rPr>
          <w:rFonts w:ascii="Times New Roman" w:hAnsi="Times New Roman" w:cs="Times New Roman"/>
          <w:color w:val="000000" w:themeColor="text1"/>
          <w:sz w:val="24"/>
          <w:szCs w:val="24"/>
        </w:rPr>
        <w:t xml:space="preserve">shows </w:t>
      </w:r>
      <w:r w:rsidR="00FB7267">
        <w:rPr>
          <w:rFonts w:ascii="Times New Roman" w:hAnsi="Times New Roman" w:cs="Times New Roman"/>
          <w:color w:val="000000" w:themeColor="text1"/>
          <w:sz w:val="24"/>
          <w:szCs w:val="24"/>
        </w:rPr>
        <w:t xml:space="preserve">adaptive </w:t>
      </w:r>
      <w:r w:rsidR="00463143">
        <w:rPr>
          <w:rFonts w:ascii="Times New Roman" w:hAnsi="Times New Roman" w:cs="Times New Roman"/>
          <w:color w:val="000000" w:themeColor="text1"/>
          <w:sz w:val="24"/>
          <w:szCs w:val="24"/>
        </w:rPr>
        <w:t xml:space="preserve">control performance in response to </w:t>
      </w:r>
      <w:r w:rsidR="00582BE0">
        <w:rPr>
          <w:rFonts w:ascii="Times New Roman" w:hAnsi="Times New Roman" w:cs="Times New Roman"/>
          <w:color w:val="000000" w:themeColor="text1"/>
          <w:sz w:val="24"/>
          <w:szCs w:val="24"/>
        </w:rPr>
        <w:t>dynamic site</w:t>
      </w:r>
      <w:r>
        <w:rPr>
          <w:rFonts w:ascii="Times New Roman" w:hAnsi="Times New Roman" w:cs="Times New Roman"/>
          <w:color w:val="000000" w:themeColor="text1"/>
          <w:sz w:val="24"/>
          <w:szCs w:val="24"/>
        </w:rPr>
        <w:t xml:space="preserve"> environment. </w:t>
      </w:r>
    </w:p>
    <w:p w14:paraId="783242C1" w14:textId="77777777" w:rsidR="00E14645" w:rsidRDefault="00E14645" w:rsidP="00E14645">
      <w:pPr>
        <w:pStyle w:val="a3"/>
        <w:spacing w:after="0"/>
        <w:ind w:left="1800"/>
        <w:jc w:val="both"/>
        <w:rPr>
          <w:rFonts w:ascii="Times New Roman" w:hAnsi="Times New Roman" w:cs="Times New Roman"/>
          <w:color w:val="000000" w:themeColor="text1"/>
          <w:sz w:val="24"/>
          <w:szCs w:val="24"/>
        </w:rPr>
      </w:pPr>
    </w:p>
    <w:p w14:paraId="460960BE" w14:textId="482FF7D4" w:rsidR="00EB59A6" w:rsidRPr="00BA224E" w:rsidRDefault="00582BE0" w:rsidP="00794A3E">
      <w:pPr>
        <w:pStyle w:val="a3"/>
        <w:numPr>
          <w:ilvl w:val="0"/>
          <w:numId w:val="3"/>
        </w:numPr>
        <w:spacing w:after="0"/>
        <w:jc w:val="both"/>
        <w:rPr>
          <w:rFonts w:ascii="Times New Roman" w:hAnsi="Times New Roman" w:cs="Times New Roman"/>
          <w:b/>
          <w:color w:val="000000" w:themeColor="text1"/>
          <w:sz w:val="24"/>
          <w:szCs w:val="24"/>
        </w:rPr>
      </w:pPr>
      <w:commentRangeStart w:id="10"/>
      <w:commentRangeStart w:id="11"/>
      <w:r>
        <w:rPr>
          <w:rFonts w:ascii="Times New Roman" w:hAnsi="Times New Roman" w:cs="Times New Roman"/>
          <w:b/>
          <w:color w:val="000000" w:themeColor="text1"/>
          <w:sz w:val="24"/>
          <w:szCs w:val="24"/>
        </w:rPr>
        <w:t>Potential</w:t>
      </w:r>
      <w:commentRangeEnd w:id="10"/>
      <w:r w:rsidR="009672F3">
        <w:rPr>
          <w:rStyle w:val="a5"/>
        </w:rPr>
        <w:commentReference w:id="10"/>
      </w:r>
      <w:commentRangeEnd w:id="11"/>
      <w:r w:rsidR="00585F86">
        <w:rPr>
          <w:rStyle w:val="a5"/>
        </w:rPr>
        <w:commentReference w:id="11"/>
      </w:r>
      <w:r>
        <w:rPr>
          <w:rFonts w:ascii="Times New Roman" w:hAnsi="Times New Roman" w:cs="Times New Roman"/>
          <w:b/>
          <w:color w:val="000000" w:themeColor="text1"/>
          <w:sz w:val="24"/>
          <w:szCs w:val="24"/>
        </w:rPr>
        <w:t xml:space="preserve"> of DRL for robot control in construction </w:t>
      </w:r>
    </w:p>
    <w:p w14:paraId="1F9AB4B5" w14:textId="02717D9B" w:rsidR="003120EB" w:rsidRDefault="002323AD" w:rsidP="003120EB">
      <w:pPr>
        <w:pStyle w:val="a3"/>
        <w:numPr>
          <w:ilvl w:val="1"/>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Autonomous robot in</w:t>
      </w:r>
      <w:r w:rsidR="00D62AB7">
        <w:rPr>
          <w:rFonts w:ascii="Times New Roman" w:hAnsi="Times New Roman" w:cs="Times New Roman"/>
          <w:color w:val="000000" w:themeColor="text1"/>
          <w:sz w:val="24"/>
          <w:szCs w:val="24"/>
        </w:rPr>
        <w:t xml:space="preserve"> construction</w:t>
      </w:r>
    </w:p>
    <w:p w14:paraId="25CA7F3F" w14:textId="128B85D5" w:rsidR="00B657EC" w:rsidRPr="00331431" w:rsidRDefault="00B657EC" w:rsidP="00331431">
      <w:pPr>
        <w:pStyle w:val="a3"/>
        <w:numPr>
          <w:ilvl w:val="2"/>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Current method </w:t>
      </w:r>
      <w:r w:rsidR="00331431">
        <w:rPr>
          <w:rFonts w:ascii="Times New Roman" w:hAnsi="Times New Roman" w:cs="Times New Roman"/>
          <w:color w:val="000000" w:themeColor="text1"/>
          <w:sz w:val="24"/>
          <w:szCs w:val="24"/>
        </w:rPr>
        <w:t xml:space="preserve">and </w:t>
      </w:r>
      <w:r w:rsidRPr="00331431">
        <w:rPr>
          <w:rFonts w:ascii="Times New Roman" w:hAnsi="Times New Roman" w:cs="Times New Roman"/>
          <w:color w:val="000000" w:themeColor="text1"/>
          <w:sz w:val="24"/>
          <w:szCs w:val="24"/>
        </w:rPr>
        <w:t>limitation</w:t>
      </w:r>
      <w:r w:rsidR="004B7BDD">
        <w:rPr>
          <w:rFonts w:ascii="Times New Roman" w:hAnsi="Times New Roman" w:cs="Times New Roman"/>
          <w:color w:val="000000" w:themeColor="text1"/>
          <w:sz w:val="24"/>
          <w:szCs w:val="24"/>
        </w:rPr>
        <w:t xml:space="preserve"> </w:t>
      </w:r>
    </w:p>
    <w:p w14:paraId="3F60D024" w14:textId="16D50209" w:rsidR="00D62AB7" w:rsidRDefault="00582BE0" w:rsidP="003120EB">
      <w:pPr>
        <w:pStyle w:val="a3"/>
        <w:numPr>
          <w:ilvl w:val="1"/>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Potential of </w:t>
      </w:r>
      <w:r w:rsidR="00D62AB7">
        <w:rPr>
          <w:rFonts w:ascii="Times New Roman" w:hAnsi="Times New Roman" w:cs="Times New Roman"/>
          <w:color w:val="000000" w:themeColor="text1"/>
          <w:sz w:val="24"/>
          <w:szCs w:val="24"/>
        </w:rPr>
        <w:t>DRL for robot control in construction</w:t>
      </w:r>
    </w:p>
    <w:p w14:paraId="3714B44A" w14:textId="2F87519A" w:rsidR="00F0123C" w:rsidRDefault="00F0123C" w:rsidP="00D62AB7">
      <w:pPr>
        <w:pStyle w:val="a3"/>
        <w:numPr>
          <w:ilvl w:val="2"/>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Active interaction with simulation environment</w:t>
      </w:r>
    </w:p>
    <w:p w14:paraId="18BCE9BD" w14:textId="0EBE56CD" w:rsidR="00D62AB7" w:rsidRDefault="00D62AB7" w:rsidP="00D62AB7">
      <w:pPr>
        <w:pStyle w:val="a3"/>
        <w:numPr>
          <w:ilvl w:val="2"/>
          <w:numId w:val="1"/>
        </w:numPr>
        <w:spacing w:after="0"/>
        <w:jc w:val="both"/>
        <w:rPr>
          <w:rFonts w:ascii="Times New Roman" w:hAnsi="Times New Roman" w:cs="Times New Roman"/>
          <w:color w:val="000000" w:themeColor="text1"/>
          <w:sz w:val="24"/>
          <w:szCs w:val="24"/>
        </w:rPr>
      </w:pPr>
      <w:r w:rsidRPr="00BA224E">
        <w:rPr>
          <w:rFonts w:ascii="Times New Roman" w:hAnsi="Times New Roman" w:cs="Times New Roman"/>
          <w:color w:val="000000" w:themeColor="text1"/>
          <w:sz w:val="24"/>
          <w:szCs w:val="24"/>
        </w:rPr>
        <w:lastRenderedPageBreak/>
        <w:t>Adaptive</w:t>
      </w:r>
      <w:r>
        <w:rPr>
          <w:rFonts w:ascii="Times New Roman" w:hAnsi="Times New Roman" w:cs="Times New Roman"/>
          <w:color w:val="000000" w:themeColor="text1"/>
          <w:sz w:val="24"/>
          <w:szCs w:val="24"/>
        </w:rPr>
        <w:t xml:space="preserve"> and autonomous</w:t>
      </w:r>
      <w:r w:rsidRPr="00BA224E">
        <w:rPr>
          <w:rFonts w:ascii="Times New Roman" w:hAnsi="Times New Roman" w:cs="Times New Roman"/>
          <w:color w:val="000000" w:themeColor="text1"/>
          <w:sz w:val="24"/>
          <w:szCs w:val="24"/>
        </w:rPr>
        <w:t xml:space="preserve"> </w:t>
      </w:r>
      <w:r w:rsidR="00232EF9" w:rsidRPr="00232EF9">
        <w:rPr>
          <w:rFonts w:ascii="Times New Roman" w:hAnsi="Times New Roman" w:cs="Times New Roman" w:hint="eastAsia"/>
          <w:color w:val="000000" w:themeColor="text1"/>
          <w:sz w:val="24"/>
          <w:szCs w:val="24"/>
        </w:rPr>
        <w:t>control</w:t>
      </w:r>
    </w:p>
    <w:p w14:paraId="4CBABE64" w14:textId="198FAA4B" w:rsidR="00582BE0" w:rsidRDefault="00582BE0" w:rsidP="00582BE0">
      <w:pPr>
        <w:pStyle w:val="a3"/>
        <w:numPr>
          <w:ilvl w:val="1"/>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Knowledge gap</w:t>
      </w:r>
    </w:p>
    <w:p w14:paraId="3E39C0BE" w14:textId="185C2A79" w:rsidR="002323AD" w:rsidRDefault="000D4213" w:rsidP="00F669A0">
      <w:pPr>
        <w:pStyle w:val="a3"/>
        <w:numPr>
          <w:ilvl w:val="2"/>
          <w:numId w:val="1"/>
        </w:numPr>
        <w:spacing w:after="0"/>
        <w:jc w:val="both"/>
        <w:rPr>
          <w:rFonts w:ascii="Times New Roman" w:hAnsi="Times New Roman" w:cs="Times New Roman"/>
          <w:color w:val="000000" w:themeColor="text1"/>
          <w:sz w:val="24"/>
          <w:szCs w:val="24"/>
        </w:rPr>
      </w:pPr>
      <w:ins w:id="12" w:author="Lee Dongmin" w:date="2020-09-30T12:29:00Z">
        <w:r>
          <w:rPr>
            <w:rFonts w:ascii="Times New Roman" w:hAnsi="Times New Roman" w:cs="Times New Roman"/>
            <w:color w:val="000000" w:themeColor="text1"/>
            <w:sz w:val="24"/>
            <w:szCs w:val="24"/>
          </w:rPr>
          <w:t>DRL model with well-designed rewards can adapt well to a certain stationary learning environment</w:t>
        </w:r>
      </w:ins>
      <w:ins w:id="13" w:author="Lee Dongmin" w:date="2020-09-30T12:30:00Z">
        <w:r>
          <w:rPr>
            <w:rFonts w:ascii="Times New Roman" w:hAnsi="Times New Roman" w:cs="Times New Roman"/>
            <w:color w:val="000000" w:themeColor="text1"/>
            <w:sz w:val="24"/>
            <w:szCs w:val="24"/>
          </w:rPr>
          <w:t xml:space="preserve"> (e.g., </w:t>
        </w:r>
      </w:ins>
      <w:ins w:id="14" w:author="Lee Dongmin" w:date="2020-09-30T12:33:00Z">
        <w:r w:rsidR="00E909CB">
          <w:rPr>
            <w:rFonts w:ascii="Times New Roman" w:hAnsi="Times New Roman" w:cs="Times New Roman"/>
            <w:color w:val="000000" w:themeColor="text1"/>
            <w:sz w:val="24"/>
            <w:szCs w:val="24"/>
          </w:rPr>
          <w:t xml:space="preserve">Atari </w:t>
        </w:r>
      </w:ins>
      <w:ins w:id="15" w:author="Lee Dongmin" w:date="2020-09-30T12:30:00Z">
        <w:r>
          <w:rPr>
            <w:rFonts w:ascii="Times New Roman" w:hAnsi="Times New Roman" w:cs="Times New Roman"/>
            <w:color w:val="000000" w:themeColor="text1"/>
            <w:sz w:val="24"/>
            <w:szCs w:val="24"/>
          </w:rPr>
          <w:t>game</w:t>
        </w:r>
      </w:ins>
      <w:ins w:id="16" w:author="Lee Dongmin" w:date="2020-09-30T12:33:00Z">
        <w:r w:rsidR="00E909CB">
          <w:rPr>
            <w:rFonts w:ascii="Times New Roman" w:hAnsi="Times New Roman" w:cs="Times New Roman"/>
            <w:color w:val="000000" w:themeColor="text1"/>
            <w:sz w:val="24"/>
            <w:szCs w:val="24"/>
          </w:rPr>
          <w:t>s</w:t>
        </w:r>
      </w:ins>
      <w:ins w:id="17" w:author="Lee Dongmin" w:date="2020-09-30T13:01:00Z">
        <w:r w:rsidR="00F91CBD">
          <w:rPr>
            <w:rFonts w:ascii="Times New Roman" w:hAnsi="Times New Roman" w:cs="Times New Roman"/>
            <w:color w:val="000000" w:themeColor="text1"/>
            <w:sz w:val="24"/>
            <w:szCs w:val="24"/>
          </w:rPr>
          <w:t>, Go</w:t>
        </w:r>
      </w:ins>
      <w:ins w:id="18" w:author="Lee Dongmin" w:date="2020-09-30T12:30:00Z">
        <w:r>
          <w:rPr>
            <w:rFonts w:ascii="Times New Roman" w:hAnsi="Times New Roman" w:cs="Times New Roman"/>
            <w:color w:val="000000" w:themeColor="text1"/>
            <w:sz w:val="24"/>
            <w:szCs w:val="24"/>
          </w:rPr>
          <w:t>). However, when the environment changes, even a well-trained DRL model may not be able to adapt to a changing environment</w:t>
        </w:r>
      </w:ins>
      <w:ins w:id="19" w:author="Lee Dongmin" w:date="2020-09-30T12:31:00Z">
        <w:r w:rsidR="00E909CB">
          <w:rPr>
            <w:rFonts w:ascii="Times New Roman" w:hAnsi="Times New Roman" w:cs="Times New Roman"/>
            <w:color w:val="000000" w:themeColor="text1"/>
            <w:sz w:val="24"/>
            <w:szCs w:val="24"/>
          </w:rPr>
          <w:t xml:space="preserve">; thus, producing reliable </w:t>
        </w:r>
      </w:ins>
      <w:ins w:id="20" w:author="Lee Dongmin" w:date="2020-09-30T12:32:00Z">
        <w:r w:rsidR="00E909CB">
          <w:rPr>
            <w:rFonts w:ascii="Times New Roman" w:hAnsi="Times New Roman" w:cs="Times New Roman"/>
            <w:color w:val="000000" w:themeColor="text1"/>
            <w:sz w:val="24"/>
            <w:szCs w:val="24"/>
          </w:rPr>
          <w:t>results will be challenging</w:t>
        </w:r>
      </w:ins>
      <w:ins w:id="21" w:author="Lee Dongmin" w:date="2020-09-30T12:37:00Z">
        <w:r w:rsidR="00E909CB">
          <w:rPr>
            <w:rFonts w:ascii="Times New Roman" w:hAnsi="Times New Roman" w:cs="Times New Roman"/>
            <w:color w:val="000000" w:themeColor="text1"/>
            <w:sz w:val="24"/>
            <w:szCs w:val="24"/>
          </w:rPr>
          <w:t xml:space="preserve"> because such model</w:t>
        </w:r>
      </w:ins>
      <w:ins w:id="22" w:author="Lee Dongmin" w:date="2020-09-30T12:38:00Z">
        <w:r w:rsidR="00E909CB">
          <w:rPr>
            <w:rFonts w:ascii="Times New Roman" w:hAnsi="Times New Roman" w:cs="Times New Roman"/>
            <w:color w:val="000000" w:themeColor="text1"/>
            <w:sz w:val="24"/>
            <w:szCs w:val="24"/>
          </w:rPr>
          <w:t xml:space="preserve"> is typically only adapted to a specific environment </w:t>
        </w:r>
        <w:r w:rsidR="00E909CB">
          <w:rPr>
            <w:rFonts w:ascii="Times New Roman" w:hAnsi="Times New Roman" w:cs="Times New Roman"/>
            <w:color w:val="000000" w:themeColor="text1"/>
            <w:sz w:val="24"/>
            <w:szCs w:val="24"/>
          </w:rPr>
          <w:t>(Won et al 2020)</w:t>
        </w:r>
      </w:ins>
      <w:ins w:id="23" w:author="Lee Dongmin" w:date="2020-09-30T12:32:00Z">
        <w:r w:rsidR="00E909CB">
          <w:rPr>
            <w:rFonts w:ascii="Times New Roman" w:hAnsi="Times New Roman" w:cs="Times New Roman"/>
            <w:color w:val="000000" w:themeColor="text1"/>
            <w:sz w:val="24"/>
            <w:szCs w:val="24"/>
          </w:rPr>
          <w:t xml:space="preserve">. </w:t>
        </w:r>
      </w:ins>
      <w:ins w:id="24" w:author="Lee Dongmin" w:date="2020-09-28T16:35:00Z">
        <w:r w:rsidR="00F669A0">
          <w:rPr>
            <w:rFonts w:ascii="Times New Roman" w:hAnsi="Times New Roman" w:cs="Times New Roman"/>
            <w:color w:val="000000" w:themeColor="text1"/>
            <w:sz w:val="24"/>
            <w:szCs w:val="24"/>
          </w:rPr>
          <w:t xml:space="preserve">For these </w:t>
        </w:r>
        <w:proofErr w:type="gramStart"/>
        <w:r w:rsidR="00F669A0">
          <w:rPr>
            <w:rFonts w:ascii="Times New Roman" w:hAnsi="Times New Roman" w:cs="Times New Roman"/>
            <w:color w:val="000000" w:themeColor="text1"/>
            <w:sz w:val="24"/>
            <w:szCs w:val="24"/>
          </w:rPr>
          <w:t>reasons,</w:t>
        </w:r>
      </w:ins>
      <w:ins w:id="25" w:author="Lee Dongmin" w:date="2020-09-29T22:51:00Z">
        <w:r w:rsidR="00791FDB">
          <w:rPr>
            <w:rFonts w:ascii="Times New Roman" w:hAnsi="Times New Roman" w:cs="Times New Roman"/>
            <w:color w:val="000000" w:themeColor="text1"/>
            <w:sz w:val="24"/>
            <w:szCs w:val="24"/>
          </w:rPr>
          <w:t xml:space="preserve"> </w:t>
        </w:r>
      </w:ins>
      <w:ins w:id="26" w:author="Lee Dongmin" w:date="2020-09-28T16:35:00Z">
        <w:r w:rsidR="00F669A0">
          <w:rPr>
            <w:rFonts w:ascii="Times New Roman" w:hAnsi="Times New Roman" w:cs="Times New Roman"/>
            <w:color w:val="000000" w:themeColor="text1"/>
            <w:sz w:val="24"/>
            <w:szCs w:val="24"/>
          </w:rPr>
          <w:t xml:space="preserve"> </w:t>
        </w:r>
      </w:ins>
      <w:commentRangeStart w:id="27"/>
      <w:commentRangeStart w:id="28"/>
      <w:r w:rsidR="002323AD">
        <w:rPr>
          <w:rFonts w:ascii="Times New Roman" w:hAnsi="Times New Roman" w:cs="Times New Roman"/>
          <w:color w:val="000000" w:themeColor="text1"/>
          <w:sz w:val="24"/>
          <w:szCs w:val="24"/>
        </w:rPr>
        <w:t>i</w:t>
      </w:r>
      <w:r w:rsidR="002323AD" w:rsidRPr="00F2119F">
        <w:rPr>
          <w:rFonts w:ascii="Times New Roman" w:hAnsi="Times New Roman" w:cs="Times New Roman"/>
          <w:color w:val="000000" w:themeColor="text1"/>
          <w:sz w:val="24"/>
          <w:szCs w:val="24"/>
        </w:rPr>
        <w:t>t</w:t>
      </w:r>
      <w:proofErr w:type="gramEnd"/>
      <w:r w:rsidR="002323AD" w:rsidRPr="00F2119F">
        <w:rPr>
          <w:rFonts w:ascii="Times New Roman" w:hAnsi="Times New Roman" w:cs="Times New Roman"/>
          <w:color w:val="000000" w:themeColor="text1"/>
          <w:sz w:val="24"/>
          <w:szCs w:val="24"/>
        </w:rPr>
        <w:t xml:space="preserve"> </w:t>
      </w:r>
      <w:r w:rsidR="002323AD">
        <w:rPr>
          <w:rFonts w:ascii="Times New Roman" w:hAnsi="Times New Roman" w:cs="Times New Roman"/>
          <w:color w:val="000000" w:themeColor="text1"/>
          <w:sz w:val="24"/>
          <w:szCs w:val="24"/>
        </w:rPr>
        <w:t xml:space="preserve">has not been </w:t>
      </w:r>
      <w:r w:rsidR="002323AD" w:rsidRPr="00F2119F">
        <w:rPr>
          <w:rFonts w:ascii="Times New Roman" w:hAnsi="Times New Roman" w:cs="Times New Roman"/>
          <w:color w:val="000000" w:themeColor="text1"/>
          <w:sz w:val="24"/>
          <w:szCs w:val="24"/>
        </w:rPr>
        <w:t>known</w:t>
      </w:r>
      <w:r w:rsidR="002323AD">
        <w:rPr>
          <w:rFonts w:ascii="Times New Roman" w:hAnsi="Times New Roman" w:cs="Times New Roman"/>
          <w:color w:val="000000" w:themeColor="text1"/>
          <w:sz w:val="24"/>
          <w:szCs w:val="24"/>
        </w:rPr>
        <w:t xml:space="preserve"> thoroughly</w:t>
      </w:r>
      <w:r w:rsidR="002323AD" w:rsidRPr="00F2119F">
        <w:rPr>
          <w:rFonts w:ascii="Times New Roman" w:hAnsi="Times New Roman" w:cs="Times New Roman"/>
          <w:color w:val="000000" w:themeColor="text1"/>
          <w:sz w:val="24"/>
          <w:szCs w:val="24"/>
        </w:rPr>
        <w:t xml:space="preserve"> whether</w:t>
      </w:r>
      <w:r w:rsidR="002323AD">
        <w:rPr>
          <w:rFonts w:ascii="Times New Roman" w:hAnsi="Times New Roman" w:cs="Times New Roman"/>
          <w:color w:val="000000" w:themeColor="text1"/>
          <w:sz w:val="24"/>
          <w:szCs w:val="24"/>
        </w:rPr>
        <w:t xml:space="preserve"> a DRL agent can find an adaptive control policy</w:t>
      </w:r>
      <w:r w:rsidR="002F28E4">
        <w:rPr>
          <w:rFonts w:ascii="Times New Roman" w:hAnsi="Times New Roman" w:cs="Times New Roman"/>
          <w:color w:val="000000" w:themeColor="text1"/>
          <w:sz w:val="24"/>
          <w:szCs w:val="24"/>
        </w:rPr>
        <w:t xml:space="preserve"> stably</w:t>
      </w:r>
      <w:r w:rsidR="00F0123C">
        <w:rPr>
          <w:rFonts w:ascii="Times New Roman" w:hAnsi="Times New Roman" w:cs="Times New Roman"/>
          <w:color w:val="000000" w:themeColor="text1"/>
          <w:sz w:val="24"/>
          <w:szCs w:val="24"/>
        </w:rPr>
        <w:t xml:space="preserve">, and whether such </w:t>
      </w:r>
      <w:ins w:id="29" w:author="Lee Dongmin" w:date="2020-09-29T23:41:00Z">
        <w:r w:rsidR="00F926DC">
          <w:rPr>
            <w:rFonts w:ascii="Times New Roman" w:hAnsi="Times New Roman" w:cs="Times New Roman"/>
            <w:color w:val="000000" w:themeColor="text1"/>
            <w:sz w:val="24"/>
            <w:szCs w:val="24"/>
          </w:rPr>
          <w:t xml:space="preserve">a </w:t>
        </w:r>
      </w:ins>
      <w:r w:rsidR="00F0123C">
        <w:rPr>
          <w:rFonts w:ascii="Times New Roman" w:hAnsi="Times New Roman" w:cs="Times New Roman"/>
          <w:color w:val="000000" w:themeColor="text1"/>
          <w:sz w:val="24"/>
          <w:szCs w:val="24"/>
        </w:rPr>
        <w:t>policy give</w:t>
      </w:r>
      <w:ins w:id="30" w:author="Lee Dongmin" w:date="2020-09-29T23:41:00Z">
        <w:r w:rsidR="00F926DC">
          <w:rPr>
            <w:rFonts w:ascii="Times New Roman" w:hAnsi="Times New Roman" w:cs="Times New Roman"/>
            <w:color w:val="000000" w:themeColor="text1"/>
            <w:sz w:val="24"/>
            <w:szCs w:val="24"/>
          </w:rPr>
          <w:t>s</w:t>
        </w:r>
      </w:ins>
      <w:r w:rsidR="00F0123C">
        <w:rPr>
          <w:rFonts w:ascii="Times New Roman" w:hAnsi="Times New Roman" w:cs="Times New Roman"/>
          <w:color w:val="000000" w:themeColor="text1"/>
          <w:sz w:val="24"/>
          <w:szCs w:val="24"/>
        </w:rPr>
        <w:t xml:space="preserve"> us </w:t>
      </w:r>
      <w:ins w:id="31" w:author="Lee Dongmin" w:date="2020-09-29T23:43:00Z">
        <w:r w:rsidR="00F926DC">
          <w:rPr>
            <w:rFonts w:ascii="Times New Roman" w:hAnsi="Times New Roman" w:cs="Times New Roman"/>
            <w:color w:val="000000" w:themeColor="text1"/>
            <w:sz w:val="24"/>
            <w:szCs w:val="24"/>
          </w:rPr>
          <w:t>reliable</w:t>
        </w:r>
      </w:ins>
      <w:r w:rsidR="00F0123C">
        <w:rPr>
          <w:rFonts w:ascii="Times New Roman" w:hAnsi="Times New Roman" w:cs="Times New Roman"/>
          <w:color w:val="000000" w:themeColor="text1"/>
          <w:sz w:val="24"/>
          <w:szCs w:val="24"/>
        </w:rPr>
        <w:t xml:space="preserve"> control performance</w:t>
      </w:r>
      <w:r w:rsidR="00F926DC">
        <w:rPr>
          <w:rFonts w:ascii="Times New Roman" w:hAnsi="Times New Roman" w:cs="Times New Roman"/>
          <w:color w:val="000000" w:themeColor="text1"/>
          <w:sz w:val="24"/>
          <w:szCs w:val="24"/>
        </w:rPr>
        <w:t xml:space="preserve"> </w:t>
      </w:r>
      <w:r w:rsidR="00F0123C">
        <w:rPr>
          <w:rFonts w:ascii="Times New Roman" w:hAnsi="Times New Roman" w:cs="Times New Roman"/>
          <w:color w:val="000000" w:themeColor="text1"/>
          <w:sz w:val="24"/>
          <w:szCs w:val="24"/>
        </w:rPr>
        <w:t xml:space="preserve">in response to </w:t>
      </w:r>
      <w:ins w:id="32" w:author="Lee Dongmin" w:date="2020-09-30T12:52:00Z">
        <w:r w:rsidR="00E909CB">
          <w:rPr>
            <w:rFonts w:ascii="Times New Roman" w:hAnsi="Times New Roman" w:cs="Times New Roman"/>
            <w:color w:val="000000" w:themeColor="text1"/>
            <w:sz w:val="24"/>
            <w:szCs w:val="24"/>
          </w:rPr>
          <w:t>dynamic</w:t>
        </w:r>
      </w:ins>
      <w:ins w:id="33" w:author="Lee Dongmin" w:date="2020-09-30T12:40:00Z">
        <w:r w:rsidR="00E909CB">
          <w:rPr>
            <w:rFonts w:ascii="Times New Roman" w:hAnsi="Times New Roman" w:cs="Times New Roman"/>
            <w:color w:val="000000" w:themeColor="text1"/>
            <w:sz w:val="24"/>
            <w:szCs w:val="24"/>
          </w:rPr>
          <w:t xml:space="preserve"> </w:t>
        </w:r>
      </w:ins>
      <w:ins w:id="34" w:author="Lee Dongmin" w:date="2020-09-28T16:53:00Z">
        <w:r w:rsidR="008C6364">
          <w:rPr>
            <w:rFonts w:ascii="Times New Roman" w:hAnsi="Times New Roman" w:cs="Times New Roman"/>
            <w:color w:val="000000" w:themeColor="text1"/>
            <w:sz w:val="24"/>
            <w:szCs w:val="24"/>
          </w:rPr>
          <w:t>constructio</w:t>
        </w:r>
      </w:ins>
      <w:ins w:id="35" w:author="Lee Dongmin" w:date="2020-09-28T16:54:00Z">
        <w:r w:rsidR="008C6364">
          <w:rPr>
            <w:rFonts w:ascii="Times New Roman" w:hAnsi="Times New Roman" w:cs="Times New Roman"/>
            <w:color w:val="000000" w:themeColor="text1"/>
            <w:sz w:val="24"/>
            <w:szCs w:val="24"/>
          </w:rPr>
          <w:t xml:space="preserve">n </w:t>
        </w:r>
      </w:ins>
      <w:r w:rsidR="00F0123C">
        <w:rPr>
          <w:rFonts w:ascii="Times New Roman" w:hAnsi="Times New Roman" w:cs="Times New Roman"/>
          <w:color w:val="000000" w:themeColor="text1"/>
          <w:sz w:val="24"/>
          <w:szCs w:val="24"/>
        </w:rPr>
        <w:t xml:space="preserve">site </w:t>
      </w:r>
      <w:ins w:id="36" w:author="Lee Dongmin" w:date="2020-09-28T19:22:00Z">
        <w:r w:rsidR="00A960ED">
          <w:rPr>
            <w:rFonts w:ascii="Times New Roman" w:hAnsi="Times New Roman" w:cs="Times New Roman"/>
            <w:color w:val="000000" w:themeColor="text1"/>
            <w:sz w:val="24"/>
            <w:szCs w:val="24"/>
          </w:rPr>
          <w:t>environment</w:t>
        </w:r>
      </w:ins>
      <w:r w:rsidR="002323AD">
        <w:rPr>
          <w:rFonts w:ascii="Times New Roman" w:hAnsi="Times New Roman" w:cs="Times New Roman"/>
          <w:color w:val="000000" w:themeColor="text1"/>
          <w:sz w:val="24"/>
          <w:szCs w:val="24"/>
        </w:rPr>
        <w:t xml:space="preserve">. </w:t>
      </w:r>
      <w:commentRangeEnd w:id="27"/>
      <w:r w:rsidR="009672F3">
        <w:rPr>
          <w:rStyle w:val="a5"/>
        </w:rPr>
        <w:commentReference w:id="27"/>
      </w:r>
      <w:commentRangeEnd w:id="28"/>
      <w:r w:rsidR="009F6503">
        <w:rPr>
          <w:rStyle w:val="a5"/>
        </w:rPr>
        <w:commentReference w:id="28"/>
      </w:r>
    </w:p>
    <w:p w14:paraId="702B0A5F" w14:textId="6F9DB853" w:rsidR="002323AD" w:rsidRDefault="002323AD" w:rsidP="009B6535">
      <w:pPr>
        <w:pStyle w:val="a3"/>
        <w:numPr>
          <w:ilvl w:val="2"/>
          <w:numId w:val="1"/>
        </w:numPr>
        <w:spacing w:after="0"/>
        <w:jc w:val="both"/>
        <w:rPr>
          <w:rFonts w:ascii="Times New Roman" w:hAnsi="Times New Roman" w:cs="Times New Roman"/>
          <w:color w:val="000000" w:themeColor="text1"/>
          <w:sz w:val="24"/>
          <w:szCs w:val="24"/>
        </w:rPr>
      </w:pPr>
      <w:r w:rsidRPr="002323AD">
        <w:rPr>
          <w:rFonts w:ascii="Times New Roman" w:hAnsi="Times New Roman" w:cs="Times New Roman"/>
          <w:color w:val="000000" w:themeColor="text1"/>
          <w:sz w:val="24"/>
          <w:szCs w:val="24"/>
        </w:rPr>
        <w:t xml:space="preserve">To train DRL agent adaptive control policy, </w:t>
      </w:r>
      <w:r w:rsidR="00E909CB">
        <w:rPr>
          <w:rFonts w:ascii="Times New Roman" w:hAnsi="Times New Roman" w:cs="Times New Roman"/>
          <w:color w:val="000000" w:themeColor="text1"/>
          <w:sz w:val="24"/>
          <w:szCs w:val="24"/>
        </w:rPr>
        <w:t>realistic</w:t>
      </w:r>
      <w:r w:rsidR="00E909CB">
        <w:rPr>
          <w:rFonts w:ascii="Times New Roman" w:hAnsi="Times New Roman" w:cs="Times New Roman"/>
          <w:color w:val="000000" w:themeColor="text1"/>
          <w:sz w:val="24"/>
          <w:szCs w:val="24"/>
        </w:rPr>
        <w:t xml:space="preserve"> </w:t>
      </w:r>
      <w:r w:rsidR="00F0123C">
        <w:rPr>
          <w:rFonts w:ascii="Times New Roman" w:hAnsi="Times New Roman" w:cs="Times New Roman"/>
          <w:color w:val="000000" w:themeColor="text1"/>
          <w:sz w:val="24"/>
          <w:szCs w:val="24"/>
        </w:rPr>
        <w:t>construction</w:t>
      </w:r>
      <w:r w:rsidRPr="002323AD">
        <w:rPr>
          <w:rFonts w:ascii="Times New Roman" w:hAnsi="Times New Roman" w:cs="Times New Roman"/>
          <w:color w:val="000000" w:themeColor="text1"/>
          <w:sz w:val="24"/>
          <w:szCs w:val="24"/>
        </w:rPr>
        <w:t xml:space="preserve"> simulation</w:t>
      </w:r>
      <w:r w:rsidR="00F0123C">
        <w:rPr>
          <w:rFonts w:ascii="Times New Roman" w:hAnsi="Times New Roman" w:cs="Times New Roman"/>
          <w:color w:val="000000" w:themeColor="text1"/>
          <w:sz w:val="24"/>
          <w:szCs w:val="24"/>
        </w:rPr>
        <w:t xml:space="preserve"> environment</w:t>
      </w:r>
      <w:r w:rsidRPr="002323AD">
        <w:rPr>
          <w:rFonts w:ascii="Times New Roman" w:hAnsi="Times New Roman" w:cs="Times New Roman"/>
          <w:color w:val="000000" w:themeColor="text1"/>
          <w:sz w:val="24"/>
          <w:szCs w:val="24"/>
        </w:rPr>
        <w:t xml:space="preserve"> is also needed</w:t>
      </w:r>
      <w:r w:rsidRPr="002323AD">
        <w:rPr>
          <w:rFonts w:ascii="Times New Roman" w:hAnsi="Times New Roman" w:cs="Times New Roman" w:hint="eastAsia"/>
          <w:color w:val="000000" w:themeColor="text1"/>
          <w:sz w:val="24"/>
          <w:szCs w:val="24"/>
        </w:rPr>
        <w:t>.</w:t>
      </w:r>
      <w:r w:rsidRPr="002323AD">
        <w:rPr>
          <w:rFonts w:ascii="Times New Roman" w:hAnsi="Times New Roman" w:cs="Times New Roman"/>
          <w:color w:val="000000" w:themeColor="text1"/>
          <w:sz w:val="24"/>
          <w:szCs w:val="24"/>
        </w:rPr>
        <w:t xml:space="preserve"> </w:t>
      </w:r>
      <w:r w:rsidRPr="002323AD">
        <w:rPr>
          <w:rFonts w:ascii="Times New Roman" w:hAnsi="Times New Roman" w:cs="Times New Roman" w:hint="eastAsia"/>
          <w:color w:val="000000" w:themeColor="text1"/>
          <w:sz w:val="24"/>
          <w:szCs w:val="24"/>
        </w:rPr>
        <w:t xml:space="preserve"> </w:t>
      </w:r>
    </w:p>
    <w:p w14:paraId="26CD5765" w14:textId="77777777" w:rsidR="00232EF9" w:rsidRDefault="00232EF9" w:rsidP="00232EF9">
      <w:pPr>
        <w:pStyle w:val="a3"/>
        <w:spacing w:after="0"/>
        <w:ind w:left="1080"/>
        <w:jc w:val="both"/>
        <w:rPr>
          <w:rFonts w:ascii="Times New Roman" w:hAnsi="Times New Roman" w:cs="Times New Roman"/>
          <w:color w:val="000000" w:themeColor="text1"/>
          <w:sz w:val="24"/>
          <w:szCs w:val="24"/>
        </w:rPr>
      </w:pPr>
    </w:p>
    <w:p w14:paraId="03A17A97" w14:textId="1D98388D" w:rsidR="00D579AA" w:rsidRPr="00BA224E" w:rsidRDefault="003F1109" w:rsidP="00D579AA">
      <w:pPr>
        <w:pStyle w:val="a3"/>
        <w:numPr>
          <w:ilvl w:val="0"/>
          <w:numId w:val="3"/>
        </w:numPr>
        <w:spacing w:after="0"/>
        <w:jc w:val="both"/>
        <w:rPr>
          <w:rFonts w:ascii="Times New Roman" w:eastAsia="맑은 고딕" w:hAnsi="Times New Roman" w:cs="Times New Roman"/>
          <w:b/>
          <w:color w:val="000000" w:themeColor="text1"/>
          <w:sz w:val="24"/>
          <w:szCs w:val="24"/>
          <w:lang w:eastAsia="ko-KR"/>
        </w:rPr>
      </w:pPr>
      <w:r w:rsidRPr="00BA224E">
        <w:rPr>
          <w:rFonts w:ascii="Times New Roman" w:hAnsi="Times New Roman" w:cs="Times New Roman"/>
          <w:b/>
          <w:color w:val="000000" w:themeColor="text1"/>
          <w:sz w:val="24"/>
          <w:szCs w:val="24"/>
        </w:rPr>
        <w:t>Digital twin-driven deep reinforcement learning</w:t>
      </w:r>
      <w:r w:rsidR="00305EF0" w:rsidRPr="00BA224E">
        <w:rPr>
          <w:rFonts w:ascii="Times New Roman" w:hAnsi="Times New Roman" w:cs="Times New Roman"/>
          <w:b/>
          <w:color w:val="000000" w:themeColor="text1"/>
          <w:sz w:val="24"/>
          <w:szCs w:val="24"/>
        </w:rPr>
        <w:t xml:space="preserve"> for adaptive </w:t>
      </w:r>
      <w:r w:rsidR="004B7BDD">
        <w:rPr>
          <w:rFonts w:ascii="Times New Roman" w:hAnsi="Times New Roman" w:cs="Times New Roman"/>
          <w:b/>
          <w:color w:val="000000" w:themeColor="text1"/>
          <w:sz w:val="24"/>
          <w:szCs w:val="24"/>
        </w:rPr>
        <w:t>robot control</w:t>
      </w:r>
    </w:p>
    <w:p w14:paraId="443D2135" w14:textId="398F6E3B" w:rsidR="000A3FCD" w:rsidRPr="00BA224E" w:rsidRDefault="000A3FCD" w:rsidP="000A3FCD">
      <w:pPr>
        <w:pStyle w:val="a3"/>
        <w:numPr>
          <w:ilvl w:val="1"/>
          <w:numId w:val="1"/>
        </w:numPr>
        <w:spacing w:after="0"/>
        <w:jc w:val="both"/>
        <w:rPr>
          <w:rFonts w:ascii="Times New Roman" w:hAnsi="Times New Roman" w:cs="Times New Roman"/>
          <w:color w:val="000000" w:themeColor="text1"/>
          <w:sz w:val="24"/>
          <w:szCs w:val="24"/>
        </w:rPr>
      </w:pPr>
      <w:r w:rsidRPr="00BA224E">
        <w:rPr>
          <w:rFonts w:ascii="Times New Roman" w:hAnsi="Times New Roman" w:cs="Times New Roman"/>
          <w:color w:val="000000" w:themeColor="text1"/>
          <w:sz w:val="24"/>
          <w:szCs w:val="24"/>
        </w:rPr>
        <w:t>Research objective</w:t>
      </w:r>
      <w:r w:rsidR="007E415F">
        <w:rPr>
          <w:rFonts w:ascii="Times New Roman" w:hAnsi="Times New Roman" w:cs="Times New Roman"/>
          <w:color w:val="000000" w:themeColor="text1"/>
          <w:sz w:val="24"/>
          <w:szCs w:val="24"/>
        </w:rPr>
        <w:t xml:space="preserve"> </w:t>
      </w:r>
    </w:p>
    <w:p w14:paraId="040E483C" w14:textId="47977761" w:rsidR="00895AF8" w:rsidRDefault="00B57626" w:rsidP="00895AF8">
      <w:pPr>
        <w:pStyle w:val="a3"/>
        <w:numPr>
          <w:ilvl w:val="2"/>
          <w:numId w:val="1"/>
        </w:numPr>
        <w:spacing w:after="0"/>
        <w:jc w:val="both"/>
        <w:rPr>
          <w:rFonts w:ascii="Times New Roman" w:hAnsi="Times New Roman" w:cs="Times New Roman"/>
          <w:color w:val="000000" w:themeColor="text1"/>
          <w:sz w:val="24"/>
          <w:szCs w:val="24"/>
        </w:rPr>
      </w:pPr>
      <w:r w:rsidRPr="00895AF8">
        <w:rPr>
          <w:rFonts w:ascii="Times New Roman" w:hAnsi="Times New Roman" w:cs="Times New Roman"/>
          <w:color w:val="000000" w:themeColor="text1"/>
          <w:sz w:val="24"/>
          <w:szCs w:val="24"/>
        </w:rPr>
        <w:t xml:space="preserve">To </w:t>
      </w:r>
      <w:r w:rsidR="00895AF8" w:rsidRPr="00895AF8">
        <w:rPr>
          <w:rFonts w:ascii="Times New Roman" w:hAnsi="Times New Roman" w:cs="Times New Roman"/>
          <w:color w:val="000000" w:themeColor="text1"/>
          <w:sz w:val="24"/>
          <w:szCs w:val="24"/>
        </w:rPr>
        <w:t xml:space="preserve">develop </w:t>
      </w:r>
      <w:r w:rsidRPr="00895AF8">
        <w:rPr>
          <w:rFonts w:ascii="Times New Roman" w:hAnsi="Times New Roman" w:cs="Times New Roman"/>
          <w:color w:val="000000" w:themeColor="text1"/>
          <w:sz w:val="24"/>
          <w:szCs w:val="24"/>
        </w:rPr>
        <w:t xml:space="preserve">and test </w:t>
      </w:r>
      <w:r w:rsidR="004B5063" w:rsidRPr="00895AF8">
        <w:rPr>
          <w:rFonts w:ascii="Times New Roman" w:hAnsi="Times New Roman" w:cs="Times New Roman"/>
          <w:color w:val="000000" w:themeColor="text1"/>
          <w:sz w:val="24"/>
          <w:szCs w:val="24"/>
        </w:rPr>
        <w:t xml:space="preserve">a </w:t>
      </w:r>
      <w:r w:rsidRPr="00895AF8">
        <w:rPr>
          <w:rFonts w:ascii="Times New Roman" w:hAnsi="Times New Roman" w:cs="Times New Roman"/>
          <w:color w:val="000000" w:themeColor="text1"/>
          <w:sz w:val="24"/>
          <w:szCs w:val="24"/>
        </w:rPr>
        <w:t xml:space="preserve">digital </w:t>
      </w:r>
      <w:proofErr w:type="gramStart"/>
      <w:r w:rsidRPr="00895AF8">
        <w:rPr>
          <w:rFonts w:ascii="Times New Roman" w:hAnsi="Times New Roman" w:cs="Times New Roman"/>
          <w:color w:val="000000" w:themeColor="text1"/>
          <w:sz w:val="24"/>
          <w:szCs w:val="24"/>
        </w:rPr>
        <w:t>twin</w:t>
      </w:r>
      <w:r w:rsidR="00BF0768">
        <w:rPr>
          <w:rFonts w:ascii="Times New Roman" w:hAnsi="Times New Roman" w:cs="Times New Roman"/>
          <w:color w:val="000000" w:themeColor="text1"/>
          <w:sz w:val="24"/>
          <w:szCs w:val="24"/>
        </w:rPr>
        <w:t>-</w:t>
      </w:r>
      <w:r w:rsidRPr="00895AF8">
        <w:rPr>
          <w:rFonts w:ascii="Times New Roman" w:hAnsi="Times New Roman" w:cs="Times New Roman"/>
          <w:color w:val="000000" w:themeColor="text1"/>
          <w:sz w:val="24"/>
          <w:szCs w:val="24"/>
        </w:rPr>
        <w:t>driven</w:t>
      </w:r>
      <w:proofErr w:type="gramEnd"/>
      <w:r w:rsidR="00BF0768">
        <w:rPr>
          <w:rFonts w:ascii="Times New Roman" w:hAnsi="Times New Roman" w:cs="Times New Roman"/>
          <w:color w:val="000000" w:themeColor="text1"/>
          <w:sz w:val="24"/>
          <w:szCs w:val="24"/>
        </w:rPr>
        <w:t xml:space="preserve"> </w:t>
      </w:r>
      <w:r w:rsidR="00DC2F39" w:rsidRPr="00895AF8">
        <w:rPr>
          <w:rFonts w:ascii="Times New Roman" w:hAnsi="Times New Roman" w:cs="Times New Roman"/>
          <w:color w:val="000000" w:themeColor="text1"/>
          <w:sz w:val="24"/>
          <w:szCs w:val="24"/>
        </w:rPr>
        <w:t>DRL</w:t>
      </w:r>
      <w:r w:rsidR="006D0C37" w:rsidRPr="00895AF8">
        <w:rPr>
          <w:rFonts w:ascii="Times New Roman" w:hAnsi="Times New Roman" w:cs="Times New Roman"/>
          <w:color w:val="000000" w:themeColor="text1"/>
          <w:sz w:val="24"/>
          <w:szCs w:val="24"/>
        </w:rPr>
        <w:t xml:space="preserve"> framework</w:t>
      </w:r>
      <w:r w:rsidRPr="00895AF8">
        <w:rPr>
          <w:rFonts w:ascii="Times New Roman" w:hAnsi="Times New Roman" w:cs="Times New Roman"/>
          <w:color w:val="000000" w:themeColor="text1"/>
          <w:sz w:val="24"/>
          <w:szCs w:val="24"/>
        </w:rPr>
        <w:t xml:space="preserve"> </w:t>
      </w:r>
      <w:r w:rsidR="00895AF8" w:rsidRPr="00895AF8">
        <w:rPr>
          <w:rFonts w:ascii="Times New Roman" w:hAnsi="Times New Roman" w:cs="Times New Roman"/>
          <w:color w:val="000000" w:themeColor="text1"/>
          <w:sz w:val="24"/>
          <w:szCs w:val="24"/>
        </w:rPr>
        <w:t xml:space="preserve">to investigate </w:t>
      </w:r>
      <w:r w:rsidR="00F0123C">
        <w:rPr>
          <w:rFonts w:ascii="Times New Roman" w:hAnsi="Times New Roman" w:cs="Times New Roman"/>
          <w:color w:val="000000" w:themeColor="text1"/>
          <w:sz w:val="24"/>
          <w:szCs w:val="24"/>
        </w:rPr>
        <w:t xml:space="preserve">DRL’s </w:t>
      </w:r>
      <w:r w:rsidR="00895AF8" w:rsidRPr="00895AF8">
        <w:rPr>
          <w:rFonts w:ascii="Times New Roman" w:hAnsi="Times New Roman" w:cs="Times New Roman"/>
          <w:color w:val="000000" w:themeColor="text1"/>
          <w:sz w:val="24"/>
          <w:szCs w:val="24"/>
        </w:rPr>
        <w:t>potential for adaptive robot control in</w:t>
      </w:r>
      <w:r w:rsidR="001A57BC">
        <w:rPr>
          <w:rFonts w:ascii="Times New Roman" w:hAnsi="Times New Roman" w:cs="Times New Roman"/>
          <w:color w:val="000000" w:themeColor="text1"/>
          <w:sz w:val="24"/>
          <w:szCs w:val="24"/>
        </w:rPr>
        <w:t xml:space="preserve"> </w:t>
      </w:r>
      <w:ins w:id="37" w:author="Lee Dongmin" w:date="2020-09-29T23:43:00Z">
        <w:r w:rsidR="00F926DC">
          <w:rPr>
            <w:rFonts w:ascii="Times New Roman" w:hAnsi="Times New Roman" w:cs="Times New Roman"/>
            <w:color w:val="000000" w:themeColor="text1"/>
            <w:sz w:val="24"/>
            <w:szCs w:val="24"/>
          </w:rPr>
          <w:t xml:space="preserve">a </w:t>
        </w:r>
      </w:ins>
      <w:r w:rsidR="001A57BC">
        <w:rPr>
          <w:rFonts w:ascii="Times New Roman" w:hAnsi="Times New Roman" w:cs="Times New Roman"/>
          <w:color w:val="000000" w:themeColor="text1"/>
          <w:sz w:val="24"/>
          <w:szCs w:val="24"/>
        </w:rPr>
        <w:t>dynamic</w:t>
      </w:r>
      <w:r w:rsidR="00895AF8" w:rsidRPr="00895AF8">
        <w:rPr>
          <w:rFonts w:ascii="Times New Roman" w:hAnsi="Times New Roman" w:cs="Times New Roman"/>
          <w:color w:val="000000" w:themeColor="text1"/>
          <w:sz w:val="24"/>
          <w:szCs w:val="24"/>
        </w:rPr>
        <w:t xml:space="preserve"> construction site. </w:t>
      </w:r>
    </w:p>
    <w:p w14:paraId="3B7240FD" w14:textId="14DDBD29" w:rsidR="002136ED" w:rsidRDefault="006D0C37" w:rsidP="00FF4A34">
      <w:pPr>
        <w:pStyle w:val="a3"/>
        <w:numPr>
          <w:ilvl w:val="2"/>
          <w:numId w:val="1"/>
        </w:numPr>
        <w:spacing w:after="0"/>
        <w:jc w:val="both"/>
        <w:rPr>
          <w:rFonts w:ascii="Times New Roman" w:hAnsi="Times New Roman" w:cs="Times New Roman"/>
          <w:color w:val="000000" w:themeColor="text1"/>
          <w:sz w:val="24"/>
          <w:szCs w:val="24"/>
        </w:rPr>
      </w:pPr>
      <w:r w:rsidRPr="006D0C37">
        <w:rPr>
          <w:rFonts w:ascii="Times New Roman" w:hAnsi="Times New Roman" w:cs="Times New Roman"/>
          <w:color w:val="000000" w:themeColor="text1"/>
          <w:sz w:val="24"/>
          <w:szCs w:val="24"/>
        </w:rPr>
        <w:t>A digital twin is a real-time virtual replica of physical assets, which represents the project’s performance, the geometry of assets, and resource status</w:t>
      </w:r>
      <w:r>
        <w:rPr>
          <w:rFonts w:ascii="Times New Roman" w:hAnsi="Times New Roman" w:cs="Times New Roman"/>
          <w:color w:val="000000" w:themeColor="text1"/>
          <w:sz w:val="24"/>
          <w:szCs w:val="24"/>
        </w:rPr>
        <w:t xml:space="preserve">. </w:t>
      </w:r>
      <w:r w:rsidRPr="006D0C37">
        <w:rPr>
          <w:rFonts w:ascii="Times New Roman" w:hAnsi="Times New Roman" w:cs="Times New Roman"/>
          <w:color w:val="000000" w:themeColor="text1"/>
          <w:sz w:val="24"/>
          <w:szCs w:val="24"/>
        </w:rPr>
        <w:t>With the aid of empowered IoT sensors, the digital twin can</w:t>
      </w:r>
      <w:r>
        <w:rPr>
          <w:rFonts w:ascii="Times New Roman" w:hAnsi="Times New Roman" w:cs="Times New Roman"/>
          <w:color w:val="000000" w:themeColor="text1"/>
          <w:sz w:val="24"/>
          <w:szCs w:val="24"/>
        </w:rPr>
        <w:t xml:space="preserve"> automatically</w:t>
      </w:r>
      <w:r w:rsidRPr="006D0C3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update ‘as-built’ BIM</w:t>
      </w:r>
      <w:ins w:id="38" w:author="Lee Dongmin" w:date="2020-09-29T14:10:00Z">
        <w:r w:rsidR="00496204">
          <w:rPr>
            <w:rFonts w:ascii="Times New Roman" w:hAnsi="Times New Roman" w:cs="Times New Roman"/>
            <w:color w:val="000000" w:themeColor="text1"/>
            <w:sz w:val="24"/>
            <w:szCs w:val="24"/>
          </w:rPr>
          <w:t xml:space="preserve"> based on ‘as-designed’ BIM</w:t>
        </w:r>
      </w:ins>
      <w:r>
        <w:rPr>
          <w:rFonts w:ascii="Times New Roman" w:hAnsi="Times New Roman" w:cs="Times New Roman"/>
          <w:color w:val="000000" w:themeColor="text1"/>
          <w:sz w:val="24"/>
          <w:szCs w:val="24"/>
        </w:rPr>
        <w:t xml:space="preserve">, </w:t>
      </w:r>
      <w:r w:rsidR="003A4F3B">
        <w:rPr>
          <w:rFonts w:ascii="Times New Roman" w:hAnsi="Times New Roman" w:cs="Times New Roman"/>
          <w:color w:val="000000" w:themeColor="text1"/>
          <w:sz w:val="24"/>
          <w:szCs w:val="24"/>
        </w:rPr>
        <w:t>thus</w:t>
      </w:r>
      <w:r>
        <w:rPr>
          <w:rFonts w:ascii="Times New Roman" w:hAnsi="Times New Roman" w:cs="Times New Roman"/>
          <w:color w:val="000000" w:themeColor="text1"/>
          <w:sz w:val="24"/>
          <w:szCs w:val="24"/>
        </w:rPr>
        <w:t xml:space="preserve"> it can show all </w:t>
      </w:r>
      <w:r w:rsidR="004569A4">
        <w:rPr>
          <w:rFonts w:ascii="Times New Roman" w:hAnsi="Times New Roman" w:cs="Times New Roman"/>
          <w:color w:val="000000" w:themeColor="text1"/>
          <w:sz w:val="24"/>
          <w:szCs w:val="24"/>
        </w:rPr>
        <w:t>dynamic</w:t>
      </w:r>
      <w:r>
        <w:rPr>
          <w:rFonts w:ascii="Times New Roman" w:hAnsi="Times New Roman" w:cs="Times New Roman"/>
          <w:color w:val="000000" w:themeColor="text1"/>
          <w:sz w:val="24"/>
          <w:szCs w:val="24"/>
        </w:rPr>
        <w:t xml:space="preserve"> site </w:t>
      </w:r>
      <w:ins w:id="39" w:author="Lee Dongmin" w:date="2020-09-29T23:51:00Z">
        <w:r w:rsidR="00F926DC">
          <w:rPr>
            <w:rFonts w:ascii="Times New Roman" w:hAnsi="Times New Roman" w:cs="Times New Roman"/>
            <w:color w:val="000000" w:themeColor="text1"/>
            <w:sz w:val="24"/>
            <w:szCs w:val="24"/>
          </w:rPr>
          <w:t xml:space="preserve">conditions </w:t>
        </w:r>
      </w:ins>
      <w:r>
        <w:rPr>
          <w:rFonts w:ascii="Times New Roman" w:hAnsi="Times New Roman" w:cs="Times New Roman"/>
          <w:color w:val="000000" w:themeColor="text1"/>
          <w:sz w:val="24"/>
          <w:szCs w:val="24"/>
        </w:rPr>
        <w:t xml:space="preserve">near real-time. </w:t>
      </w:r>
      <w:r w:rsidRPr="006D0C37">
        <w:rPr>
          <w:rFonts w:ascii="Times New Roman" w:hAnsi="Times New Roman" w:cs="Times New Roman"/>
          <w:color w:val="000000" w:themeColor="text1"/>
          <w:sz w:val="24"/>
          <w:szCs w:val="24"/>
        </w:rPr>
        <w:t>In addition, the digital twin can be used to simulate</w:t>
      </w:r>
      <w:r w:rsidR="004B7BDD">
        <w:rPr>
          <w:rFonts w:ascii="Times New Roman" w:hAnsi="Times New Roman" w:cs="Times New Roman"/>
          <w:color w:val="000000" w:themeColor="text1"/>
          <w:sz w:val="24"/>
          <w:szCs w:val="24"/>
        </w:rPr>
        <w:t xml:space="preserve"> </w:t>
      </w:r>
      <w:r w:rsidRPr="006D0C37">
        <w:rPr>
          <w:rFonts w:ascii="Times New Roman" w:hAnsi="Times New Roman" w:cs="Times New Roman"/>
          <w:color w:val="000000" w:themeColor="text1"/>
          <w:sz w:val="24"/>
          <w:szCs w:val="24"/>
        </w:rPr>
        <w:t>“what-if” scenarios</w:t>
      </w:r>
      <w:r>
        <w:rPr>
          <w:rFonts w:ascii="Times New Roman" w:hAnsi="Times New Roman" w:cs="Times New Roman"/>
          <w:color w:val="000000" w:themeColor="text1"/>
          <w:sz w:val="24"/>
          <w:szCs w:val="24"/>
        </w:rPr>
        <w:t xml:space="preserve"> to </w:t>
      </w:r>
      <w:r w:rsidR="004B7BDD">
        <w:rPr>
          <w:rFonts w:ascii="Times New Roman" w:hAnsi="Times New Roman" w:cs="Times New Roman"/>
          <w:color w:val="000000" w:themeColor="text1"/>
          <w:sz w:val="24"/>
          <w:szCs w:val="24"/>
        </w:rPr>
        <w:t xml:space="preserve">provide </w:t>
      </w:r>
      <w:r w:rsidR="00F80AD9">
        <w:rPr>
          <w:rFonts w:ascii="Times New Roman" w:hAnsi="Times New Roman" w:cs="Times New Roman"/>
          <w:color w:val="000000" w:themeColor="text1"/>
          <w:sz w:val="24"/>
          <w:szCs w:val="24"/>
        </w:rPr>
        <w:t>high-fidelity</w:t>
      </w:r>
      <w:r w:rsidR="004B7BDD">
        <w:rPr>
          <w:rFonts w:ascii="Times New Roman" w:hAnsi="Times New Roman" w:cs="Times New Roman"/>
          <w:color w:val="000000" w:themeColor="text1"/>
          <w:sz w:val="24"/>
          <w:szCs w:val="24"/>
        </w:rPr>
        <w:t xml:space="preserve"> </w:t>
      </w:r>
      <w:r w:rsidR="002136ED">
        <w:rPr>
          <w:rFonts w:ascii="Times New Roman" w:hAnsi="Times New Roman" w:cs="Times New Roman"/>
          <w:color w:val="000000" w:themeColor="text1"/>
          <w:sz w:val="24"/>
          <w:szCs w:val="24"/>
        </w:rPr>
        <w:t>and rich learning environment</w:t>
      </w:r>
      <w:r w:rsidR="004B7BDD">
        <w:rPr>
          <w:rFonts w:ascii="Times New Roman" w:hAnsi="Times New Roman" w:cs="Times New Roman"/>
          <w:color w:val="000000" w:themeColor="text1"/>
          <w:sz w:val="24"/>
          <w:szCs w:val="24"/>
        </w:rPr>
        <w:t xml:space="preserve"> for </w:t>
      </w:r>
      <w:ins w:id="40" w:author="Lee Dongmin" w:date="2020-09-29T23:51:00Z">
        <w:r w:rsidR="00F926DC">
          <w:rPr>
            <w:rFonts w:ascii="Times New Roman" w:hAnsi="Times New Roman" w:cs="Times New Roman"/>
            <w:color w:val="000000" w:themeColor="text1"/>
            <w:sz w:val="24"/>
            <w:szCs w:val="24"/>
          </w:rPr>
          <w:t xml:space="preserve">the </w:t>
        </w:r>
      </w:ins>
      <w:r w:rsidR="004B7BDD">
        <w:rPr>
          <w:rFonts w:ascii="Times New Roman" w:hAnsi="Times New Roman" w:cs="Times New Roman"/>
          <w:color w:val="000000" w:themeColor="text1"/>
          <w:sz w:val="24"/>
          <w:szCs w:val="24"/>
        </w:rPr>
        <w:t xml:space="preserve">DRL </w:t>
      </w:r>
      <w:r w:rsidR="002136ED">
        <w:rPr>
          <w:rFonts w:ascii="Times New Roman" w:hAnsi="Times New Roman" w:cs="Times New Roman"/>
          <w:color w:val="000000" w:themeColor="text1"/>
          <w:sz w:val="24"/>
          <w:szCs w:val="24"/>
        </w:rPr>
        <w:t>agent</w:t>
      </w:r>
      <w:r w:rsidR="004B7BDD">
        <w:rPr>
          <w:rFonts w:ascii="Times New Roman" w:hAnsi="Times New Roman" w:cs="Times New Roman"/>
          <w:color w:val="000000" w:themeColor="text1"/>
          <w:sz w:val="24"/>
          <w:szCs w:val="24"/>
        </w:rPr>
        <w:t>.</w:t>
      </w:r>
    </w:p>
    <w:p w14:paraId="71D0D17A" w14:textId="19AE95C1" w:rsidR="006F3AED" w:rsidRDefault="002E3E1F" w:rsidP="006F3AED">
      <w:pPr>
        <w:pStyle w:val="a3"/>
        <w:numPr>
          <w:ilvl w:val="2"/>
          <w:numId w:val="1"/>
        </w:numPr>
        <w:spacing w:after="0"/>
        <w:jc w:val="both"/>
        <w:rPr>
          <w:ins w:id="41" w:author="Lee Dongmin" w:date="2020-09-28T19:52:00Z"/>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authors test whether </w:t>
      </w:r>
      <w:ins w:id="42" w:author="Lee Dongmin" w:date="2020-09-28T19:44:00Z">
        <w:r>
          <w:rPr>
            <w:rFonts w:ascii="Times New Roman" w:hAnsi="Times New Roman" w:cs="Times New Roman"/>
            <w:color w:val="000000" w:themeColor="text1"/>
            <w:sz w:val="24"/>
            <w:szCs w:val="24"/>
          </w:rPr>
          <w:t xml:space="preserve">a DRL </w:t>
        </w:r>
      </w:ins>
      <w:r>
        <w:rPr>
          <w:rFonts w:ascii="Times New Roman" w:hAnsi="Times New Roman" w:cs="Times New Roman"/>
          <w:color w:val="000000" w:themeColor="text1"/>
          <w:sz w:val="24"/>
          <w:szCs w:val="24"/>
        </w:rPr>
        <w:t xml:space="preserve">agent can learn optimal policy in </w:t>
      </w:r>
      <w:ins w:id="43" w:author="Lee Dongmin" w:date="2020-09-29T23:56:00Z">
        <w:r w:rsidR="00F926DC">
          <w:rPr>
            <w:rFonts w:ascii="Times New Roman" w:hAnsi="Times New Roman" w:cs="Times New Roman"/>
            <w:color w:val="000000" w:themeColor="text1"/>
            <w:sz w:val="24"/>
            <w:szCs w:val="24"/>
          </w:rPr>
          <w:t xml:space="preserve">a </w:t>
        </w:r>
      </w:ins>
      <w:r>
        <w:rPr>
          <w:rFonts w:ascii="Times New Roman" w:hAnsi="Times New Roman" w:cs="Times New Roman"/>
          <w:color w:val="000000" w:themeColor="text1"/>
          <w:sz w:val="24"/>
          <w:szCs w:val="24"/>
        </w:rPr>
        <w:t>dynamic site environment stably and whether such policy shows better adaptive control performance than a rule-based behavior in three different site environment profiles.</w:t>
      </w:r>
    </w:p>
    <w:p w14:paraId="4E7D0834" w14:textId="73012B2E" w:rsidR="006F3AED" w:rsidRPr="00BA224E" w:rsidRDefault="002E3E1F" w:rsidP="006F3AED">
      <w:pPr>
        <w:pStyle w:val="a3"/>
        <w:numPr>
          <w:ilvl w:val="1"/>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F3AED">
        <w:rPr>
          <w:rFonts w:ascii="Times New Roman" w:hAnsi="Times New Roman" w:cs="Times New Roman"/>
          <w:color w:val="000000" w:themeColor="text1"/>
          <w:sz w:val="24"/>
          <w:szCs w:val="24"/>
        </w:rPr>
        <w:t>Framework overview</w:t>
      </w:r>
    </w:p>
    <w:p w14:paraId="731EA173" w14:textId="4FEA11E5" w:rsidR="00074182" w:rsidRDefault="00074182" w:rsidP="006F3AED">
      <w:pPr>
        <w:pStyle w:val="a3"/>
        <w:spacing w:after="0"/>
        <w:ind w:left="1800"/>
        <w:jc w:val="both"/>
        <w:rPr>
          <w:ins w:id="44" w:author="Lee Dongmin" w:date="2020-09-29T13:45:00Z"/>
          <w:rFonts w:ascii="Times New Roman" w:hAnsi="Times New Roman" w:cs="Times New Roman"/>
          <w:noProof/>
        </w:rPr>
      </w:pPr>
      <w:ins w:id="45" w:author="Lee Dongmin" w:date="2020-09-29T13:54:00Z">
        <w:r>
          <w:rPr>
            <w:rFonts w:ascii="Times New Roman" w:hAnsi="Times New Roman" w:cs="Times New Roman"/>
            <w:noProof/>
          </w:rPr>
          <w:drawing>
            <wp:inline distT="0" distB="0" distL="0" distR="0" wp14:anchorId="68061A0C" wp14:editId="580CFA81">
              <wp:extent cx="4916882" cy="2132077"/>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6013" cy="2140372"/>
                      </a:xfrm>
                      <a:prstGeom prst="rect">
                        <a:avLst/>
                      </a:prstGeom>
                      <a:noFill/>
                    </pic:spPr>
                  </pic:pic>
                </a:graphicData>
              </a:graphic>
            </wp:inline>
          </w:drawing>
        </w:r>
      </w:ins>
    </w:p>
    <w:p w14:paraId="6C0A9176" w14:textId="77777777" w:rsidR="006F3AED" w:rsidRPr="00BA224E" w:rsidRDefault="006F3AED" w:rsidP="006F3AED">
      <w:pPr>
        <w:pStyle w:val="a9"/>
        <w:jc w:val="center"/>
        <w:rPr>
          <w:rFonts w:ascii="Times New Roman" w:hAnsi="Times New Roman" w:cs="Times New Roman"/>
          <w:color w:val="000000" w:themeColor="text1"/>
          <w:sz w:val="24"/>
          <w:szCs w:val="24"/>
        </w:rPr>
      </w:pPr>
      <w:commentRangeStart w:id="46"/>
      <w:commentRangeStart w:id="47"/>
      <w:r w:rsidRPr="00BA224E">
        <w:rPr>
          <w:rFonts w:ascii="Times New Roman" w:hAnsi="Times New Roman" w:cs="Times New Roman"/>
        </w:rPr>
        <w:t xml:space="preserve">Fig </w:t>
      </w:r>
      <w:r>
        <w:rPr>
          <w:rFonts w:ascii="Times New Roman" w:hAnsi="Times New Roman" w:cs="Times New Roman"/>
        </w:rPr>
        <w:t>1.</w:t>
      </w:r>
      <w:r w:rsidRPr="00BA224E">
        <w:rPr>
          <w:rFonts w:ascii="Times New Roman" w:hAnsi="Times New Roman" w:cs="Times New Roman"/>
        </w:rPr>
        <w:t xml:space="preserve"> </w:t>
      </w:r>
      <w:r>
        <w:rPr>
          <w:rFonts w:ascii="Times New Roman" w:hAnsi="Times New Roman" w:cs="Times New Roman"/>
        </w:rPr>
        <w:t xml:space="preserve">Digital </w:t>
      </w:r>
      <w:proofErr w:type="gramStart"/>
      <w:r>
        <w:rPr>
          <w:rFonts w:ascii="Times New Roman" w:hAnsi="Times New Roman" w:cs="Times New Roman"/>
        </w:rPr>
        <w:t>twin-driven</w:t>
      </w:r>
      <w:proofErr w:type="gramEnd"/>
      <w:r>
        <w:rPr>
          <w:rFonts w:ascii="Times New Roman" w:hAnsi="Times New Roman" w:cs="Times New Roman"/>
        </w:rPr>
        <w:t xml:space="preserve"> DRL</w:t>
      </w:r>
      <w:r w:rsidRPr="00BA224E">
        <w:rPr>
          <w:rFonts w:ascii="Times New Roman" w:hAnsi="Times New Roman" w:cs="Times New Roman"/>
        </w:rPr>
        <w:t xml:space="preserve"> </w:t>
      </w:r>
      <w:r>
        <w:rPr>
          <w:rFonts w:ascii="Times New Roman" w:hAnsi="Times New Roman" w:cs="Times New Roman"/>
        </w:rPr>
        <w:t>framework</w:t>
      </w:r>
      <w:commentRangeEnd w:id="46"/>
      <w:r>
        <w:rPr>
          <w:rStyle w:val="a5"/>
          <w:i w:val="0"/>
          <w:iCs w:val="0"/>
          <w:color w:val="auto"/>
        </w:rPr>
        <w:commentReference w:id="46"/>
      </w:r>
      <w:commentRangeEnd w:id="47"/>
      <w:r w:rsidR="00F926DC">
        <w:rPr>
          <w:rStyle w:val="a5"/>
          <w:i w:val="0"/>
          <w:iCs w:val="0"/>
          <w:color w:val="auto"/>
        </w:rPr>
        <w:commentReference w:id="47"/>
      </w:r>
    </w:p>
    <w:p w14:paraId="6C7B4DD5" w14:textId="77777777" w:rsidR="006F3AED" w:rsidRPr="00BA224E" w:rsidRDefault="006F3AED" w:rsidP="006F3AED">
      <w:pPr>
        <w:pStyle w:val="a3"/>
        <w:numPr>
          <w:ilvl w:val="2"/>
          <w:numId w:val="1"/>
        </w:numPr>
        <w:spacing w:after="0"/>
        <w:jc w:val="both"/>
        <w:rPr>
          <w:rFonts w:ascii="Times New Roman" w:hAnsi="Times New Roman" w:cs="Times New Roman"/>
          <w:color w:val="000000" w:themeColor="text1"/>
          <w:sz w:val="24"/>
          <w:szCs w:val="24"/>
        </w:rPr>
      </w:pPr>
      <w:r w:rsidRPr="00BA224E">
        <w:rPr>
          <w:rFonts w:ascii="Times New Roman" w:hAnsi="Times New Roman" w:cs="Times New Roman"/>
          <w:color w:val="000000" w:themeColor="text1"/>
          <w:sz w:val="24"/>
          <w:szCs w:val="24"/>
        </w:rPr>
        <w:t>Real-time environment updates</w:t>
      </w:r>
      <w:r>
        <w:rPr>
          <w:rFonts w:ascii="Times New Roman" w:hAnsi="Times New Roman" w:cs="Times New Roman"/>
          <w:color w:val="000000" w:themeColor="text1"/>
          <w:sz w:val="24"/>
          <w:szCs w:val="24"/>
        </w:rPr>
        <w:t xml:space="preserve"> (based on BIM)</w:t>
      </w:r>
      <w:r w:rsidRPr="00BA224E">
        <w:rPr>
          <w:rFonts w:ascii="Times New Roman" w:hAnsi="Times New Roman" w:cs="Times New Roman"/>
          <w:color w:val="000000" w:themeColor="text1"/>
          <w:sz w:val="24"/>
          <w:szCs w:val="24"/>
        </w:rPr>
        <w:t>.</w:t>
      </w:r>
    </w:p>
    <w:p w14:paraId="7AF09F61" w14:textId="51B7DA6C" w:rsidR="00B46779" w:rsidRDefault="00B46779" w:rsidP="00B46779">
      <w:pPr>
        <w:pStyle w:val="a3"/>
        <w:numPr>
          <w:ilvl w:val="2"/>
          <w:numId w:val="1"/>
        </w:numPr>
        <w:spacing w:after="0"/>
        <w:jc w:val="both"/>
        <w:rPr>
          <w:rFonts w:ascii="Times New Roman" w:hAnsi="Times New Roman" w:cs="Times New Roman"/>
          <w:color w:val="000000" w:themeColor="text1"/>
          <w:sz w:val="24"/>
          <w:szCs w:val="24"/>
        </w:rPr>
      </w:pPr>
      <w:r w:rsidRPr="00FF4A34">
        <w:rPr>
          <w:rFonts w:ascii="Times New Roman" w:hAnsi="Times New Roman" w:cs="Times New Roman"/>
          <w:color w:val="000000" w:themeColor="text1"/>
          <w:sz w:val="24"/>
          <w:szCs w:val="24"/>
        </w:rPr>
        <w:lastRenderedPageBreak/>
        <w:t xml:space="preserve">A </w:t>
      </w:r>
      <w:r>
        <w:rPr>
          <w:rFonts w:ascii="Times New Roman" w:hAnsi="Times New Roman" w:cs="Times New Roman"/>
          <w:color w:val="000000" w:themeColor="text1"/>
          <w:sz w:val="24"/>
          <w:szCs w:val="24"/>
        </w:rPr>
        <w:t>DRL</w:t>
      </w:r>
      <w:r w:rsidRPr="00FF4A34">
        <w:rPr>
          <w:rFonts w:ascii="Times New Roman" w:hAnsi="Times New Roman" w:cs="Times New Roman"/>
          <w:color w:val="000000" w:themeColor="text1"/>
          <w:sz w:val="24"/>
          <w:szCs w:val="24"/>
        </w:rPr>
        <w:t xml:space="preserve"> agent can interact with the </w:t>
      </w:r>
      <w:r>
        <w:rPr>
          <w:rFonts w:ascii="Times New Roman" w:hAnsi="Times New Roman" w:cs="Times New Roman"/>
          <w:color w:val="000000" w:themeColor="text1"/>
          <w:sz w:val="24"/>
          <w:szCs w:val="24"/>
        </w:rPr>
        <w:t>dynamic</w:t>
      </w:r>
      <w:r w:rsidRPr="00FF4A34">
        <w:rPr>
          <w:rFonts w:ascii="Times New Roman" w:hAnsi="Times New Roman" w:cs="Times New Roman"/>
          <w:color w:val="000000" w:themeColor="text1"/>
          <w:sz w:val="24"/>
          <w:szCs w:val="24"/>
        </w:rPr>
        <w:t xml:space="preserve"> digital twin</w:t>
      </w:r>
      <w:r>
        <w:rPr>
          <w:rFonts w:ascii="Times New Roman" w:hAnsi="Times New Roman" w:cs="Times New Roman"/>
          <w:color w:val="000000" w:themeColor="text1"/>
          <w:sz w:val="24"/>
          <w:szCs w:val="24"/>
        </w:rPr>
        <w:t xml:space="preserve"> environment</w:t>
      </w:r>
      <w:r w:rsidRPr="00FF4A34">
        <w:rPr>
          <w:rFonts w:ascii="Times New Roman" w:hAnsi="Times New Roman" w:cs="Times New Roman"/>
          <w:color w:val="000000" w:themeColor="text1"/>
          <w:sz w:val="24"/>
          <w:szCs w:val="24"/>
        </w:rPr>
        <w:t xml:space="preserve"> and test their actions in different ‘what-if’ scenarios. Specifically, the </w:t>
      </w:r>
      <w:r>
        <w:rPr>
          <w:rFonts w:ascii="Times New Roman" w:hAnsi="Times New Roman" w:cs="Times New Roman"/>
          <w:color w:val="000000" w:themeColor="text1"/>
          <w:sz w:val="24"/>
          <w:szCs w:val="24"/>
        </w:rPr>
        <w:t>DRL</w:t>
      </w:r>
      <w:r w:rsidRPr="00FF4A34">
        <w:rPr>
          <w:rFonts w:ascii="Times New Roman" w:hAnsi="Times New Roman" w:cs="Times New Roman"/>
          <w:color w:val="000000" w:themeColor="text1"/>
          <w:sz w:val="24"/>
          <w:szCs w:val="24"/>
        </w:rPr>
        <w:t xml:space="preserve"> agent earns positive or negative rewards for its</w:t>
      </w:r>
      <w:r>
        <w:rPr>
          <w:rFonts w:ascii="Times New Roman" w:hAnsi="Times New Roman" w:cs="Times New Roman"/>
          <w:color w:val="000000" w:themeColor="text1"/>
          <w:sz w:val="24"/>
          <w:szCs w:val="24"/>
        </w:rPr>
        <w:t xml:space="preserve"> robot control</w:t>
      </w:r>
      <w:r w:rsidRPr="00FF4A34">
        <w:rPr>
          <w:rFonts w:ascii="Times New Roman" w:hAnsi="Times New Roman" w:cs="Times New Roman"/>
          <w:color w:val="000000" w:themeColor="text1"/>
          <w:sz w:val="24"/>
          <w:szCs w:val="24"/>
        </w:rPr>
        <w:t xml:space="preserve"> actions</w:t>
      </w:r>
      <w:r>
        <w:rPr>
          <w:rFonts w:ascii="Times New Roman" w:hAnsi="Times New Roman" w:cs="Times New Roman"/>
          <w:color w:val="000000" w:themeColor="text1"/>
          <w:sz w:val="24"/>
          <w:szCs w:val="24"/>
        </w:rPr>
        <w:t xml:space="preserve"> given that observation states</w:t>
      </w:r>
      <w:r w:rsidRPr="00FF4A34">
        <w:rPr>
          <w:rFonts w:ascii="Times New Roman" w:hAnsi="Times New Roman" w:cs="Times New Roman"/>
          <w:color w:val="000000" w:themeColor="text1"/>
          <w:sz w:val="24"/>
          <w:szCs w:val="24"/>
        </w:rPr>
        <w:t xml:space="preserve"> and updates the parameters of the policy network. As a result, the agent can find an</w:t>
      </w:r>
      <w:r>
        <w:rPr>
          <w:rFonts w:ascii="Times New Roman" w:hAnsi="Times New Roman" w:cs="Times New Roman"/>
          <w:color w:val="000000" w:themeColor="text1"/>
          <w:sz w:val="24"/>
          <w:szCs w:val="24"/>
        </w:rPr>
        <w:t xml:space="preserve"> adaptive robot</w:t>
      </w:r>
      <w:r w:rsidRPr="00FF4A34">
        <w:rPr>
          <w:rFonts w:ascii="Times New Roman" w:hAnsi="Times New Roman" w:cs="Times New Roman"/>
          <w:color w:val="000000" w:themeColor="text1"/>
          <w:sz w:val="24"/>
          <w:szCs w:val="24"/>
        </w:rPr>
        <w:t xml:space="preserve"> control policy that maximizes the project performance by maximizing cumulative rewards</w:t>
      </w:r>
      <w:r>
        <w:rPr>
          <w:rFonts w:ascii="Times New Roman" w:hAnsi="Times New Roman" w:cs="Times New Roman"/>
          <w:color w:val="000000" w:themeColor="text1"/>
          <w:sz w:val="24"/>
          <w:szCs w:val="24"/>
        </w:rPr>
        <w:t xml:space="preserve"> in response to dynamic site environment</w:t>
      </w:r>
      <w:r w:rsidRPr="00FF4A34">
        <w:rPr>
          <w:rFonts w:ascii="Times New Roman" w:hAnsi="Times New Roman" w:cs="Times New Roman"/>
          <w:color w:val="000000" w:themeColor="text1"/>
          <w:sz w:val="24"/>
          <w:szCs w:val="24"/>
        </w:rPr>
        <w:t>.</w:t>
      </w:r>
    </w:p>
    <w:p w14:paraId="50BF483E" w14:textId="77777777" w:rsidR="00074182" w:rsidRDefault="00074182" w:rsidP="00074182">
      <w:pPr>
        <w:pStyle w:val="a3"/>
        <w:keepNext/>
        <w:spacing w:after="0"/>
        <w:ind w:left="360"/>
        <w:jc w:val="center"/>
      </w:pPr>
      <w:r w:rsidRPr="00BA224E">
        <w:rPr>
          <w:rFonts w:ascii="Times New Roman" w:eastAsia="맑은 고딕" w:hAnsi="Times New Roman" w:cs="Times New Roman"/>
          <w:b/>
          <w:noProof/>
          <w:color w:val="000000" w:themeColor="text1"/>
          <w:sz w:val="24"/>
          <w:szCs w:val="24"/>
          <w:lang w:eastAsia="ko-KR"/>
        </w:rPr>
        <w:drawing>
          <wp:inline distT="0" distB="0" distL="0" distR="0" wp14:anchorId="153F3625" wp14:editId="350CE9A8">
            <wp:extent cx="3074179" cy="1563693"/>
            <wp:effectExtent l="0" t="0" r="0" b="0"/>
            <wp:docPr id="7" name="그림 9">
              <a:extLst xmlns:a="http://schemas.openxmlformats.org/drawingml/2006/main">
                <a:ext uri="{FF2B5EF4-FFF2-40B4-BE49-F238E27FC236}">
                  <a16:creationId xmlns:a16="http://schemas.microsoft.com/office/drawing/2014/main" id="{D449D279-565B-40D3-9BF2-4CDC274933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D449D279-565B-40D3-9BF2-4CDC274933C2}"/>
                        </a:ext>
                      </a:extLst>
                    </pic:cNvPr>
                    <pic:cNvPicPr>
                      <a:picLocks noChangeAspect="1"/>
                    </pic:cNvPicPr>
                  </pic:nvPicPr>
                  <pic:blipFill>
                    <a:blip r:embed="rId13"/>
                    <a:stretch>
                      <a:fillRect/>
                    </a:stretch>
                  </pic:blipFill>
                  <pic:spPr>
                    <a:xfrm>
                      <a:off x="0" y="0"/>
                      <a:ext cx="3108933" cy="1581371"/>
                    </a:xfrm>
                    <a:prstGeom prst="rect">
                      <a:avLst/>
                    </a:prstGeom>
                  </pic:spPr>
                </pic:pic>
              </a:graphicData>
            </a:graphic>
          </wp:inline>
        </w:drawing>
      </w:r>
    </w:p>
    <w:p w14:paraId="55436324" w14:textId="2EF69D33" w:rsidR="00074182" w:rsidRPr="00B57626" w:rsidRDefault="00074182" w:rsidP="00074182">
      <w:pPr>
        <w:pStyle w:val="a9"/>
        <w:ind w:left="360"/>
        <w:jc w:val="center"/>
        <w:rPr>
          <w:rFonts w:ascii="Times New Roman" w:hAnsi="Times New Roman" w:cs="Times New Roman"/>
          <w:color w:val="000000" w:themeColor="text1"/>
          <w:sz w:val="24"/>
          <w:szCs w:val="24"/>
        </w:rPr>
      </w:pPr>
      <w:r w:rsidRPr="00B57626">
        <w:rPr>
          <w:rFonts w:ascii="Times New Roman" w:hAnsi="Times New Roman" w:cs="Times New Roman"/>
        </w:rPr>
        <w:t xml:space="preserve">Fig </w:t>
      </w:r>
      <w:r>
        <w:rPr>
          <w:rFonts w:ascii="Times New Roman" w:hAnsi="Times New Roman" w:cs="Times New Roman"/>
        </w:rPr>
        <w:t>2.</w:t>
      </w:r>
      <w:r w:rsidRPr="00B57626">
        <w:rPr>
          <w:rFonts w:ascii="Times New Roman" w:hAnsi="Times New Roman" w:cs="Times New Roman"/>
        </w:rPr>
        <w:t xml:space="preserve"> </w:t>
      </w:r>
      <w:r>
        <w:rPr>
          <w:rFonts w:ascii="Times New Roman" w:hAnsi="Times New Roman" w:cs="Times New Roman"/>
        </w:rPr>
        <w:t xml:space="preserve">DRL learning </w:t>
      </w:r>
      <w:r w:rsidRPr="00B57626">
        <w:rPr>
          <w:rFonts w:ascii="Times New Roman" w:hAnsi="Times New Roman" w:cs="Times New Roman"/>
        </w:rPr>
        <w:t xml:space="preserve">in </w:t>
      </w:r>
      <w:r>
        <w:rPr>
          <w:rFonts w:ascii="Times New Roman" w:hAnsi="Times New Roman" w:cs="Times New Roman"/>
        </w:rPr>
        <w:t>digital twin</w:t>
      </w:r>
    </w:p>
    <w:p w14:paraId="1FF359C6" w14:textId="699AC7D1" w:rsidR="002E3E1F" w:rsidRPr="00BA224E" w:rsidRDefault="002E3E1F" w:rsidP="002E3E1F">
      <w:pPr>
        <w:pStyle w:val="a3"/>
        <w:numPr>
          <w:ilvl w:val="1"/>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Deep reinforcement learning via proximal policy optimization </w:t>
      </w:r>
      <w:r w:rsidR="006F3AED">
        <w:rPr>
          <w:rFonts w:ascii="Times New Roman" w:hAnsi="Times New Roman" w:cs="Times New Roman"/>
          <w:color w:val="000000" w:themeColor="text1"/>
          <w:sz w:val="24"/>
          <w:szCs w:val="24"/>
        </w:rPr>
        <w:t>(PPO)</w:t>
      </w:r>
    </w:p>
    <w:p w14:paraId="7A4B5068" w14:textId="77777777" w:rsidR="00B46779" w:rsidRDefault="00B46779" w:rsidP="00B46779">
      <w:pPr>
        <w:pStyle w:val="a3"/>
        <w:numPr>
          <w:ilvl w:val="2"/>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Markov decision processes</w:t>
      </w:r>
    </w:p>
    <w:p w14:paraId="3658A6F5" w14:textId="77777777" w:rsidR="00B46779" w:rsidRDefault="00B46779" w:rsidP="00B46779">
      <w:pPr>
        <w:pStyle w:val="a3"/>
        <w:numPr>
          <w:ilvl w:val="2"/>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Policy gradients</w:t>
      </w:r>
    </w:p>
    <w:p w14:paraId="7D5BD531" w14:textId="59B3C801" w:rsidR="00B46779" w:rsidRPr="002136ED" w:rsidRDefault="00B46779" w:rsidP="00B46779">
      <w:pPr>
        <w:pStyle w:val="a3"/>
        <w:numPr>
          <w:ilvl w:val="2"/>
          <w:numId w:val="1"/>
        </w:numPr>
        <w:spacing w:after="0"/>
        <w:jc w:val="both"/>
        <w:rPr>
          <w:rFonts w:ascii="Times New Roman" w:hAnsi="Times New Roman" w:cs="Times New Roman"/>
          <w:color w:val="000000" w:themeColor="text1"/>
          <w:sz w:val="24"/>
          <w:szCs w:val="24"/>
        </w:rPr>
      </w:pPr>
      <w:commentRangeStart w:id="48"/>
      <w:commentRangeStart w:id="49"/>
      <w:r>
        <w:rPr>
          <w:rFonts w:ascii="Times New Roman" w:hAnsi="Times New Roman" w:cs="Times New Roman"/>
          <w:color w:val="000000" w:themeColor="text1"/>
          <w:sz w:val="24"/>
          <w:szCs w:val="24"/>
        </w:rPr>
        <w:t>A proximal policy optimization (</w:t>
      </w:r>
      <w:r w:rsidRPr="00FF4A34">
        <w:rPr>
          <w:rFonts w:ascii="Times New Roman" w:hAnsi="Times New Roman" w:cs="Times New Roman"/>
          <w:color w:val="000000" w:themeColor="text1"/>
          <w:sz w:val="24"/>
          <w:szCs w:val="24"/>
        </w:rPr>
        <w:t>PPO</w:t>
      </w:r>
      <w:r>
        <w:rPr>
          <w:rFonts w:ascii="Times New Roman" w:hAnsi="Times New Roman" w:cs="Times New Roman"/>
          <w:color w:val="000000" w:themeColor="text1"/>
          <w:sz w:val="24"/>
          <w:szCs w:val="24"/>
        </w:rPr>
        <w:t>)</w:t>
      </w:r>
      <w:r w:rsidRPr="00FF4A34">
        <w:rPr>
          <w:rFonts w:ascii="Times New Roman" w:hAnsi="Times New Roman" w:cs="Times New Roman"/>
          <w:color w:val="000000" w:themeColor="text1"/>
          <w:sz w:val="24"/>
          <w:szCs w:val="24"/>
        </w:rPr>
        <w:t xml:space="preserve"> algorithm</w:t>
      </w:r>
      <w:r>
        <w:rPr>
          <w:rFonts w:ascii="Times New Roman" w:hAnsi="Times New Roman" w:cs="Times New Roman"/>
          <w:color w:val="000000" w:themeColor="text1"/>
          <w:sz w:val="24"/>
          <w:szCs w:val="24"/>
        </w:rPr>
        <w:t>,</w:t>
      </w:r>
      <w:r w:rsidRPr="00FF4A34">
        <w:rPr>
          <w:rFonts w:ascii="Times New Roman" w:hAnsi="Times New Roman" w:cs="Times New Roman"/>
          <w:color w:val="000000" w:themeColor="text1"/>
          <w:sz w:val="24"/>
          <w:szCs w:val="24"/>
        </w:rPr>
        <w:t xml:space="preserve"> one of the most efficient policy gradient methods</w:t>
      </w:r>
      <w:r>
        <w:rPr>
          <w:rFonts w:ascii="Times New Roman" w:hAnsi="Times New Roman" w:cs="Times New Roman"/>
          <w:color w:val="000000" w:themeColor="text1"/>
          <w:sz w:val="24"/>
          <w:szCs w:val="24"/>
        </w:rPr>
        <w:t xml:space="preserve"> for continuous action space,</w:t>
      </w:r>
      <w:r w:rsidRPr="00FF4A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is applied for </w:t>
      </w:r>
      <w:ins w:id="50" w:author="Lee Dongmin" w:date="2020-09-30T00:01:00Z">
        <w:r w:rsidR="00F926DC">
          <w:rPr>
            <w:rFonts w:ascii="Times New Roman" w:hAnsi="Times New Roman" w:cs="Times New Roman"/>
            <w:color w:val="000000" w:themeColor="text1"/>
            <w:sz w:val="24"/>
            <w:szCs w:val="24"/>
          </w:rPr>
          <w:t xml:space="preserve">the </w:t>
        </w:r>
      </w:ins>
      <w:r>
        <w:rPr>
          <w:rFonts w:ascii="Times New Roman" w:hAnsi="Times New Roman" w:cs="Times New Roman"/>
          <w:color w:val="000000" w:themeColor="text1"/>
          <w:sz w:val="24"/>
          <w:szCs w:val="24"/>
        </w:rPr>
        <w:t xml:space="preserve">DRL algorithm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page":"1-12","title":"Proximal Policy Optimization Algorithms","type":"article-journal"},"uris":["http://www.mendeley.com/documents/?uuid=796ae7c7-788e-43cd-9cb1-3bdc2128c5c0"]}],"mendeley":{"formattedCitation":"(Schulman et al. 2017)","plainTextFormattedCitation":"(Schulman et al. 2017)","previouslyFormattedCitation":"(Schulman et al. 2017)"},"properties":{"noteIndex":0},"schema":"https://github.com/citation-style-language/schema/raw/master/csl-citation.json"}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6217CC">
        <w:rPr>
          <w:rFonts w:ascii="Times New Roman" w:hAnsi="Times New Roman" w:cs="Times New Roman"/>
          <w:noProof/>
          <w:color w:val="000000" w:themeColor="text1"/>
          <w:sz w:val="24"/>
          <w:szCs w:val="24"/>
        </w:rPr>
        <w:t>(Schulman et al. 2017)</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w:t>
      </w:r>
      <w:commentRangeEnd w:id="48"/>
      <w:r>
        <w:rPr>
          <w:rStyle w:val="a5"/>
        </w:rPr>
        <w:commentReference w:id="48"/>
      </w:r>
      <w:commentRangeEnd w:id="49"/>
      <w:r w:rsidR="00074182">
        <w:rPr>
          <w:rStyle w:val="a5"/>
        </w:rPr>
        <w:commentReference w:id="49"/>
      </w:r>
      <w:ins w:id="51" w:author="Lee Dongmin" w:date="2020-09-28T20:02:00Z">
        <w:r>
          <w:rPr>
            <w:rFonts w:ascii="Times New Roman" w:hAnsi="Times New Roman" w:cs="Times New Roman"/>
            <w:color w:val="000000" w:themeColor="text1"/>
            <w:sz w:val="24"/>
            <w:szCs w:val="24"/>
          </w:rPr>
          <w:t xml:space="preserve"> </w:t>
        </w:r>
      </w:ins>
      <w:ins w:id="52" w:author="Lee Dongmin" w:date="2020-09-28T20:04:00Z">
        <w:r>
          <w:rPr>
            <w:rFonts w:ascii="Times New Roman" w:hAnsi="Times New Roman" w:cs="Times New Roman"/>
            <w:color w:val="000000" w:themeColor="text1"/>
            <w:sz w:val="24"/>
            <w:szCs w:val="24"/>
          </w:rPr>
          <w:t>PPO</w:t>
        </w:r>
      </w:ins>
      <w:ins w:id="53" w:author="Lee Dongmin" w:date="2020-09-28T20:02:00Z">
        <w:r w:rsidRPr="00B46779">
          <w:rPr>
            <w:rFonts w:ascii="Times New Roman" w:hAnsi="Times New Roman" w:cs="Times New Roman"/>
            <w:color w:val="000000" w:themeColor="text1"/>
            <w:sz w:val="24"/>
            <w:szCs w:val="24"/>
          </w:rPr>
          <w:t xml:space="preserve"> enables multiple updates per minibatch sample to promote sample efficiency and guarantees the stability of policy optimization by limiting the update amplitude of policy</w:t>
        </w:r>
      </w:ins>
      <w:ins w:id="54" w:author="Lee Dongmin" w:date="2020-09-28T20:03:00Z">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fldLock="1"/>
        </w:r>
      </w:ins>
      <w:r w:rsidR="00791FDB">
        <w:rPr>
          <w:rFonts w:ascii="Times New Roman" w:hAnsi="Times New Roman" w:cs="Times New Roman"/>
          <w:color w:val="000000" w:themeColor="text1"/>
          <w:sz w:val="24"/>
          <w:szCs w:val="24"/>
        </w:rPr>
        <w:instrText>ADDIN CSL_CITATION {"citationItems":[{"id":"ITEM-1","itemData":{"DOI":"10.1109/CIS-RAM47153.2019.9095849","ISBN":"9781728134581","abstract":"This paper aims to solve the trajectory tracking problem of manipulator and mobile robot by using proximal policy optimization (PPO) with generalized advantage estimation (GAE). We adopt a distributed framework of PPO to improve the speed of sample collection and reduce the correlation of transitions when updating the networks. Random reference state initialization is used during the training process to enable the robot to learn effectively from the reference trajectory. Additionaly, we introduce Long Short-term Memory (LSTM) to represent the actor and critic, and buffers to store the cell state and hidden state of LSTM for the initialization of each episode, which helps solve the problem of inaccurate inital LSTM states. Distributed PPO with fully-connected neural networks and LSTM is utilized to train the manipulator and mobile robot with an exponential reward function to track the given trajectories. Numerical simulations are provided to demonstrate the effectiveness of the proposed method. It can be seen that distributed PPO with LSTM can improve the tracking performance.","author":[{"dropping-particle":"","family":"Zhang","given":"Shansi","non-dropping-particle":"","parse-names":false,"suffix":""},{"dropping-particle":"","family":"Pang","given":"Yipeng","non-dropping-particle":"","parse-names":false,"suffix":""},{"dropping-particle":"","family":"Hu","given":"Guoqiang","non-dropping-particle":"","parse-names":false,"suffix":""}],"container-title":"Proceedings of the IEEE 2019 9th International Conference on Cybernetics and Intelligent Systems and Robotics, Automation and Mechatronics, CIS and RAM 2019","id":"ITEM-1","issued":{"date-parts":[["2019"]]},"page":"380-385","title":"Trajectory-Tracking Control of Robotic System via Proximal Policy Optimization","type":"article-journal"},"uris":["http://www.mendeley.com/documents/?uuid=2354c2f2-b12a-4449-a846-3ec5d81c7585"]}],"mendeley":{"formattedCitation":"(Zhang et al. 2019)","plainTextFormattedCitation":"(Zhang et al. 2019)","previouslyFormattedCitation":"(Zhang et al. 2019)"},"properties":{"noteIndex":0},"schema":"https://github.com/citation-style-language/schema/raw/master/csl-citation.json"}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B46779">
        <w:rPr>
          <w:rFonts w:ascii="Times New Roman" w:hAnsi="Times New Roman" w:cs="Times New Roman"/>
          <w:noProof/>
          <w:color w:val="000000" w:themeColor="text1"/>
          <w:sz w:val="24"/>
          <w:szCs w:val="24"/>
        </w:rPr>
        <w:t>(Zhang et al. 2019)</w:t>
      </w:r>
      <w:ins w:id="55" w:author="Lee Dongmin" w:date="2020-09-28T20:03:00Z">
        <w:r>
          <w:rPr>
            <w:rFonts w:ascii="Times New Roman" w:hAnsi="Times New Roman" w:cs="Times New Roman"/>
            <w:color w:val="000000" w:themeColor="text1"/>
            <w:sz w:val="24"/>
            <w:szCs w:val="24"/>
          </w:rPr>
          <w:fldChar w:fldCharType="end"/>
        </w:r>
      </w:ins>
      <w:ins w:id="56" w:author="Lee Dongmin" w:date="2020-09-28T20:02:00Z">
        <w:r w:rsidRPr="00B46779">
          <w:rPr>
            <w:rFonts w:ascii="Times New Roman" w:hAnsi="Times New Roman" w:cs="Times New Roman"/>
            <w:color w:val="000000" w:themeColor="text1"/>
            <w:sz w:val="24"/>
            <w:szCs w:val="24"/>
          </w:rPr>
          <w:t>.</w:t>
        </w:r>
      </w:ins>
    </w:p>
    <w:p w14:paraId="6C7E47FC" w14:textId="7EB33B4B" w:rsidR="00E14645" w:rsidRDefault="00E14645" w:rsidP="00791C93">
      <w:pPr>
        <w:pStyle w:val="a3"/>
        <w:numPr>
          <w:ilvl w:val="2"/>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Deep neural network </w:t>
      </w:r>
      <w:r w:rsidR="00B46779">
        <w:rPr>
          <w:rFonts w:ascii="Times New Roman" w:hAnsi="Times New Roman" w:cs="Times New Roman"/>
          <w:color w:val="000000" w:themeColor="text1"/>
          <w:sz w:val="24"/>
          <w:szCs w:val="24"/>
        </w:rPr>
        <w:t>architecture</w:t>
      </w:r>
      <w:ins w:id="57" w:author="Lee Dongmin" w:date="2020-09-28T20:04:00Z">
        <w:r w:rsidR="00B46779">
          <w:rPr>
            <w:rFonts w:ascii="Times New Roman" w:hAnsi="Times New Roman" w:cs="Times New Roman"/>
            <w:color w:val="000000" w:themeColor="text1"/>
            <w:sz w:val="24"/>
            <w:szCs w:val="24"/>
          </w:rPr>
          <w:t xml:space="preserve"> </w:t>
        </w:r>
      </w:ins>
      <w:r w:rsidR="00B46779">
        <w:rPr>
          <w:rFonts w:ascii="Times New Roman" w:hAnsi="Times New Roman" w:cs="Times New Roman"/>
          <w:color w:val="000000" w:themeColor="text1"/>
          <w:sz w:val="24"/>
          <w:szCs w:val="24"/>
        </w:rPr>
        <w:t>for PPO</w:t>
      </w:r>
    </w:p>
    <w:p w14:paraId="50ED28BC" w14:textId="4B593707" w:rsidR="003E5C7A" w:rsidRDefault="00BA224E" w:rsidP="00791C93">
      <w:pPr>
        <w:pStyle w:val="a3"/>
        <w:numPr>
          <w:ilvl w:val="2"/>
          <w:numId w:val="1"/>
        </w:numPr>
        <w:spacing w:after="0"/>
        <w:jc w:val="both"/>
        <w:rPr>
          <w:rFonts w:ascii="Times New Roman" w:hAnsi="Times New Roman" w:cs="Times New Roman"/>
          <w:color w:val="000000" w:themeColor="text1"/>
          <w:sz w:val="24"/>
          <w:szCs w:val="24"/>
        </w:rPr>
      </w:pPr>
      <w:r w:rsidRPr="00BA224E">
        <w:rPr>
          <w:rFonts w:ascii="Times New Roman" w:hAnsi="Times New Roman" w:cs="Times New Roman"/>
          <w:color w:val="000000" w:themeColor="text1"/>
          <w:sz w:val="24"/>
          <w:szCs w:val="24"/>
        </w:rPr>
        <w:t xml:space="preserve">State, Action, and </w:t>
      </w:r>
      <w:r w:rsidR="003E5C7A" w:rsidRPr="00BA224E">
        <w:rPr>
          <w:rFonts w:ascii="Times New Roman" w:hAnsi="Times New Roman" w:cs="Times New Roman"/>
          <w:color w:val="000000" w:themeColor="text1"/>
          <w:sz w:val="24"/>
          <w:szCs w:val="24"/>
        </w:rPr>
        <w:t>Reward Function</w:t>
      </w:r>
    </w:p>
    <w:p w14:paraId="71434C79" w14:textId="77777777" w:rsidR="006C1F03" w:rsidRPr="00BA224E" w:rsidRDefault="006C1F03" w:rsidP="006C1F03">
      <w:pPr>
        <w:spacing w:after="0"/>
        <w:jc w:val="both"/>
        <w:rPr>
          <w:rFonts w:ascii="Times New Roman" w:eastAsia="맑은 고딕" w:hAnsi="Times New Roman" w:cs="Times New Roman"/>
          <w:b/>
          <w:color w:val="000000" w:themeColor="text1"/>
          <w:sz w:val="24"/>
          <w:szCs w:val="24"/>
          <w:lang w:eastAsia="ko-KR"/>
        </w:rPr>
      </w:pPr>
    </w:p>
    <w:p w14:paraId="32D2788C" w14:textId="780AEE84" w:rsidR="00305EF0" w:rsidRPr="00B03398" w:rsidRDefault="000A3FCD" w:rsidP="00D579AA">
      <w:pPr>
        <w:pStyle w:val="a3"/>
        <w:numPr>
          <w:ilvl w:val="0"/>
          <w:numId w:val="3"/>
        </w:numPr>
        <w:spacing w:after="0"/>
        <w:jc w:val="both"/>
        <w:rPr>
          <w:rFonts w:ascii="Times New Roman" w:eastAsia="맑은 고딕" w:hAnsi="Times New Roman" w:cs="Times New Roman"/>
          <w:b/>
          <w:color w:val="000000" w:themeColor="text1"/>
          <w:sz w:val="24"/>
          <w:szCs w:val="24"/>
          <w:lang w:eastAsia="ko-KR"/>
        </w:rPr>
      </w:pPr>
      <w:r w:rsidRPr="00BA224E">
        <w:rPr>
          <w:rFonts w:ascii="Times New Roman" w:hAnsi="Times New Roman" w:cs="Times New Roman"/>
          <w:b/>
          <w:color w:val="000000" w:themeColor="text1"/>
          <w:sz w:val="24"/>
          <w:szCs w:val="24"/>
        </w:rPr>
        <w:t>Experiments and Results</w:t>
      </w:r>
    </w:p>
    <w:p w14:paraId="208CD60E" w14:textId="18488DCB" w:rsidR="00DE2DFD" w:rsidRDefault="00DE2DFD" w:rsidP="00895AF8">
      <w:pPr>
        <w:pStyle w:val="a3"/>
        <w:numPr>
          <w:ilvl w:val="2"/>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56757C" w:rsidRPr="0056757C">
        <w:rPr>
          <w:rFonts w:ascii="Times New Roman" w:hAnsi="Times New Roman" w:cs="Times New Roman" w:hint="eastAsia"/>
          <w:color w:val="000000" w:themeColor="text1"/>
          <w:sz w:val="24"/>
          <w:szCs w:val="24"/>
        </w:rPr>
        <w:t>n</w:t>
      </w:r>
      <w:r w:rsid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experiment</w:t>
      </w:r>
      <w:r w:rsid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is</w:t>
      </w:r>
      <w:r w:rsid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designed</w:t>
      </w:r>
      <w:r>
        <w:rPr>
          <w:rFonts w:ascii="Times New Roman" w:hAnsi="Times New Roman" w:cs="Times New Roman"/>
          <w:color w:val="000000" w:themeColor="text1"/>
          <w:sz w:val="24"/>
          <w:szCs w:val="24"/>
        </w:rPr>
        <w:t xml:space="preserve"> to </w:t>
      </w:r>
      <w:r w:rsidR="00895AF8">
        <w:rPr>
          <w:rFonts w:ascii="Times New Roman" w:hAnsi="Times New Roman" w:cs="Times New Roman"/>
          <w:color w:val="000000" w:themeColor="text1"/>
          <w:sz w:val="24"/>
          <w:szCs w:val="24"/>
        </w:rPr>
        <w:t xml:space="preserve">explore the capability of the </w:t>
      </w:r>
      <w:r>
        <w:rPr>
          <w:rFonts w:ascii="Times New Roman" w:hAnsi="Times New Roman" w:cs="Times New Roman"/>
          <w:color w:val="000000" w:themeColor="text1"/>
          <w:sz w:val="24"/>
          <w:szCs w:val="24"/>
        </w:rPr>
        <w:t>suggested framework.</w:t>
      </w:r>
      <w:r w:rsidR="00895AF8">
        <w:rPr>
          <w:rFonts w:ascii="Times New Roman" w:hAnsi="Times New Roman" w:cs="Times New Roman"/>
          <w:color w:val="000000" w:themeColor="text1"/>
          <w:sz w:val="24"/>
          <w:szCs w:val="24"/>
        </w:rPr>
        <w:t xml:space="preserve"> </w:t>
      </w:r>
      <w:r w:rsidR="001A57BC">
        <w:rPr>
          <w:rFonts w:ascii="Times New Roman" w:hAnsi="Times New Roman" w:cs="Times New Roman"/>
          <w:color w:val="000000" w:themeColor="text1"/>
          <w:sz w:val="24"/>
          <w:szCs w:val="24"/>
        </w:rPr>
        <w:t xml:space="preserve">In this </w:t>
      </w:r>
      <w:r w:rsidR="00E14645">
        <w:rPr>
          <w:rFonts w:ascii="Times New Roman" w:hAnsi="Times New Roman" w:cs="Times New Roman"/>
          <w:color w:val="000000" w:themeColor="text1"/>
          <w:sz w:val="24"/>
          <w:szCs w:val="24"/>
        </w:rPr>
        <w:t>experiment</w:t>
      </w:r>
      <w:r w:rsidR="001A57BC">
        <w:rPr>
          <w:rFonts w:ascii="Times New Roman" w:hAnsi="Times New Roman" w:cs="Times New Roman"/>
          <w:color w:val="000000" w:themeColor="text1"/>
          <w:sz w:val="24"/>
          <w:szCs w:val="24"/>
        </w:rPr>
        <w:t xml:space="preserve">, the authors created a virtual robotic construction scenario where </w:t>
      </w:r>
      <w:r w:rsidR="00F241C7">
        <w:rPr>
          <w:rFonts w:ascii="Times New Roman" w:hAnsi="Times New Roman" w:cs="Times New Roman"/>
          <w:color w:val="000000" w:themeColor="text1"/>
          <w:sz w:val="24"/>
          <w:szCs w:val="24"/>
        </w:rPr>
        <w:t xml:space="preserve">real </w:t>
      </w:r>
      <w:commentRangeStart w:id="58"/>
      <w:commentRangeStart w:id="59"/>
      <w:r w:rsidR="001A57BC" w:rsidRPr="001A57BC">
        <w:rPr>
          <w:rFonts w:ascii="Times New Roman" w:hAnsi="Times New Roman" w:cs="Times New Roman"/>
          <w:color w:val="000000" w:themeColor="text1"/>
          <w:sz w:val="24"/>
          <w:szCs w:val="24"/>
        </w:rPr>
        <w:t>robots are synchronized with virtual robots in the digital twin via robot operating system (ROS) which is a set of software libraries and tools that can be used to control motion of real robots</w:t>
      </w:r>
      <w:ins w:id="60" w:author="Lee Dongmin" w:date="2020-09-29T00:39:00Z">
        <w:r w:rsidR="00F241C7">
          <w:rPr>
            <w:rFonts w:ascii="Times New Roman" w:hAnsi="Times New Roman" w:cs="Times New Roman"/>
            <w:color w:val="000000" w:themeColor="text1"/>
            <w:sz w:val="24"/>
            <w:szCs w:val="24"/>
          </w:rPr>
          <w:t xml:space="preserve"> </w:t>
        </w:r>
      </w:ins>
      <w:r w:rsidR="001A57BC" w:rsidRPr="001A57BC">
        <w:rPr>
          <w:rFonts w:ascii="Times New Roman" w:hAnsi="Times New Roman" w:cs="Times New Roman"/>
          <w:color w:val="000000" w:themeColor="text1"/>
          <w:sz w:val="24"/>
          <w:szCs w:val="24"/>
        </w:rPr>
        <w:fldChar w:fldCharType="begin" w:fldLock="1"/>
      </w:r>
      <w:r w:rsidR="00072747">
        <w:rPr>
          <w:rFonts w:ascii="Times New Roman" w:hAnsi="Times New Roman" w:cs="Times New Roman"/>
          <w:color w:val="000000" w:themeColor="text1"/>
          <w:sz w:val="24"/>
          <w:szCs w:val="24"/>
        </w:rPr>
        <w:instrText>ADDIN CSL_CITATION {"citationItems":[{"id":"ITEM-1","itemData":{"author":[{"dropping-particle":"","family":"Quigley","given":"Morgan","non-dropping-particle":"","parse-names":false,"suffix":""},{"dropping-particle":"","family":"Conley","given":"Ken","non-dropping-particle":"","parse-names":false,"suffix":""},{"dropping-particle":"","family":"Gerkey","given":"Brian","non-dropping-particle":"","parse-names":false,"suffix":""},{"dropping-particle":"","family":"Faust","given":"Josh","non-dropping-particle":"","parse-names":false,"suffix":""},{"dropping-particle":"","family":"Foote","given":"Tully","non-dropping-particle":"","parse-names":false,"suffix":""},{"dropping-particle":"","family":"Leibs","given":"Jeremy","non-dropping-particle":"","parse-names":false,"suffix":""},{"dropping-particle":"","family":"Wheeler","given":"Rob","non-dropping-particle":"","parse-names":false,"suffix":""},{"dropping-particle":"","family":"Ng","given":"Andrew Y","non-dropping-particle":"","parse-names":false,"suffix":""}],"container-title":"ICRA workshop on open source software","id":"ITEM-1","issue":"3.2","issued":{"date-parts":[["2009"]]},"page":"5","publisher":"Kobe, Japan","title":"ROS: an open-source Robot Operating System","type":"paper-conference","volume":"3"},"uris":["http://www.mendeley.com/documents/?uuid=6631379d-d703-429b-af6d-8a2c20a566fd"]}],"mendeley":{"formattedCitation":"(Quigley et al. 2009)","plainTextFormattedCitation":"(Quigley et al. 2009)","previouslyFormattedCitation":"(Quigley et al. 2009)"},"properties":{"noteIndex":0},"schema":"https://github.com/citation-style-language/schema/raw/master/csl-citation.json"}</w:instrText>
      </w:r>
      <w:r w:rsidR="001A57BC" w:rsidRPr="001A57BC">
        <w:rPr>
          <w:rFonts w:ascii="Times New Roman" w:hAnsi="Times New Roman" w:cs="Times New Roman"/>
          <w:color w:val="000000" w:themeColor="text1"/>
          <w:sz w:val="24"/>
          <w:szCs w:val="24"/>
        </w:rPr>
        <w:fldChar w:fldCharType="end"/>
      </w:r>
      <w:r w:rsidR="00791FDB">
        <w:rPr>
          <w:rFonts w:ascii="Times New Roman" w:hAnsi="Times New Roman" w:cs="Times New Roman"/>
          <w:color w:val="000000" w:themeColor="text1"/>
          <w:sz w:val="24"/>
          <w:szCs w:val="24"/>
        </w:rPr>
        <w:t>(Quigley et al. 2009)</w:t>
      </w:r>
      <w:ins w:id="61" w:author="Lee Dongmin" w:date="2020-09-30T00:19:00Z">
        <w:r w:rsidR="00F926DC">
          <w:rPr>
            <w:rFonts w:ascii="Times New Roman" w:hAnsi="Times New Roman" w:cs="Times New Roman"/>
            <w:color w:val="000000" w:themeColor="text1"/>
            <w:sz w:val="24"/>
            <w:szCs w:val="24"/>
          </w:rPr>
          <w:t>.</w:t>
        </w:r>
      </w:ins>
      <w:r w:rsidR="001A57BC" w:rsidRPr="001A57BC">
        <w:rPr>
          <w:rFonts w:ascii="Times New Roman" w:hAnsi="Times New Roman" w:cs="Times New Roman"/>
          <w:color w:val="000000" w:themeColor="text1"/>
          <w:sz w:val="24"/>
          <w:szCs w:val="24"/>
        </w:rPr>
        <w:t xml:space="preserve"> Thus,</w:t>
      </w:r>
      <w:ins w:id="62" w:author="Lee Dongmin" w:date="2020-09-29T00:39:00Z">
        <w:r w:rsidR="00F241C7">
          <w:rPr>
            <w:rFonts w:ascii="Times New Roman" w:hAnsi="Times New Roman" w:cs="Times New Roman"/>
            <w:color w:val="000000" w:themeColor="text1"/>
            <w:sz w:val="24"/>
            <w:szCs w:val="24"/>
          </w:rPr>
          <w:t xml:space="preserve"> PPO</w:t>
        </w:r>
      </w:ins>
      <w:ins w:id="63" w:author="Lee Dongmin" w:date="2020-09-29T14:19:00Z">
        <w:r w:rsidR="00496204">
          <w:rPr>
            <w:rFonts w:ascii="Times New Roman" w:hAnsi="Times New Roman" w:cs="Times New Roman"/>
            <w:color w:val="000000" w:themeColor="text1"/>
            <w:sz w:val="24"/>
            <w:szCs w:val="24"/>
          </w:rPr>
          <w:t xml:space="preserve"> agent can interact with more realistic robot </w:t>
        </w:r>
      </w:ins>
      <w:ins w:id="64" w:author="Lee Dongmin" w:date="2020-09-30T00:20:00Z">
        <w:r w:rsidR="00F926DC">
          <w:rPr>
            <w:rFonts w:ascii="Times New Roman" w:hAnsi="Times New Roman" w:cs="Times New Roman"/>
            <w:color w:val="000000" w:themeColor="text1"/>
            <w:sz w:val="24"/>
            <w:szCs w:val="24"/>
          </w:rPr>
          <w:t>actions</w:t>
        </w:r>
      </w:ins>
      <w:ins w:id="65" w:author="Lee Dongmin" w:date="2020-09-29T14:20:00Z">
        <w:r w:rsidR="00496204">
          <w:rPr>
            <w:rFonts w:ascii="Times New Roman" w:hAnsi="Times New Roman" w:cs="Times New Roman"/>
            <w:color w:val="000000" w:themeColor="text1"/>
            <w:sz w:val="24"/>
            <w:szCs w:val="24"/>
          </w:rPr>
          <w:t xml:space="preserve"> </w:t>
        </w:r>
      </w:ins>
      <w:r w:rsidR="001A57BC" w:rsidRPr="001A57BC">
        <w:rPr>
          <w:rFonts w:ascii="Times New Roman" w:hAnsi="Times New Roman" w:cs="Times New Roman"/>
          <w:color w:val="000000" w:themeColor="text1"/>
          <w:sz w:val="24"/>
          <w:szCs w:val="24"/>
        </w:rPr>
        <w:t>in the digital twin.</w:t>
      </w:r>
      <w:commentRangeEnd w:id="58"/>
      <w:r w:rsidR="009672F3">
        <w:rPr>
          <w:rStyle w:val="a5"/>
        </w:rPr>
        <w:commentReference w:id="58"/>
      </w:r>
      <w:commentRangeEnd w:id="59"/>
      <w:r w:rsidR="00F926DC">
        <w:rPr>
          <w:rStyle w:val="a5"/>
        </w:rPr>
        <w:commentReference w:id="59"/>
      </w:r>
    </w:p>
    <w:p w14:paraId="31593EE6" w14:textId="58A61495" w:rsidR="00E14645" w:rsidRPr="005E2C04" w:rsidRDefault="00895AF8" w:rsidP="005E2C04">
      <w:pPr>
        <w:pStyle w:val="a3"/>
        <w:numPr>
          <w:ilvl w:val="2"/>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w:t>
      </w:r>
      <w:r w:rsidR="001A57BC">
        <w:rPr>
          <w:rFonts w:ascii="Times New Roman" w:hAnsi="Times New Roman" w:cs="Times New Roman"/>
          <w:color w:val="000000" w:themeColor="text1"/>
          <w:sz w:val="24"/>
          <w:szCs w:val="24"/>
        </w:rPr>
        <w:t>scenario</w:t>
      </w:r>
      <w:r>
        <w:rPr>
          <w:rFonts w:ascii="Times New Roman" w:hAnsi="Times New Roman" w:cs="Times New Roman"/>
          <w:color w:val="000000" w:themeColor="text1"/>
          <w:sz w:val="24"/>
          <w:szCs w:val="24"/>
        </w:rPr>
        <w:t>, the authors</w:t>
      </w:r>
      <w:ins w:id="66" w:author="Lee Dongmin" w:date="2020-09-29T00:23:00Z">
        <w:r w:rsidR="005E2C04">
          <w:rPr>
            <w:rFonts w:ascii="Times New Roman" w:hAnsi="Times New Roman" w:cs="Times New Roman"/>
            <w:color w:val="000000" w:themeColor="text1"/>
            <w:sz w:val="24"/>
            <w:szCs w:val="24"/>
          </w:rPr>
          <w:t xml:space="preserve"> </w:t>
        </w:r>
      </w:ins>
      <w:ins w:id="67" w:author="Lee Dongmin" w:date="2020-09-29T00:28:00Z">
        <w:r w:rsidR="005E2C04">
          <w:rPr>
            <w:rFonts w:ascii="Times New Roman" w:hAnsi="Times New Roman" w:cs="Times New Roman"/>
            <w:color w:val="000000" w:themeColor="text1"/>
            <w:sz w:val="24"/>
            <w:szCs w:val="24"/>
          </w:rPr>
          <w:t>tested</w:t>
        </w:r>
      </w:ins>
      <w:ins w:id="68" w:author="Lee Dongmin" w:date="2020-09-29T00:23:00Z">
        <w:r w:rsidR="005E2C04">
          <w:rPr>
            <w:rFonts w:ascii="Times New Roman" w:hAnsi="Times New Roman" w:cs="Times New Roman"/>
            <w:color w:val="000000" w:themeColor="text1"/>
            <w:sz w:val="24"/>
            <w:szCs w:val="24"/>
          </w:rPr>
          <w:t xml:space="preserve"> the </w:t>
        </w:r>
      </w:ins>
      <w:ins w:id="69" w:author="Lee Dongmin" w:date="2020-09-29T00:24:00Z">
        <w:r w:rsidR="005E2C04">
          <w:rPr>
            <w:rFonts w:ascii="Times New Roman" w:hAnsi="Times New Roman" w:cs="Times New Roman"/>
            <w:color w:val="000000" w:themeColor="text1"/>
            <w:sz w:val="24"/>
            <w:szCs w:val="24"/>
          </w:rPr>
          <w:t>stability of policy training</w:t>
        </w:r>
      </w:ins>
      <w:r w:rsidR="001A57BC">
        <w:rPr>
          <w:rFonts w:ascii="Times New Roman" w:hAnsi="Times New Roman" w:cs="Times New Roman"/>
          <w:color w:val="000000" w:themeColor="text1"/>
          <w:sz w:val="24"/>
          <w:szCs w:val="24"/>
        </w:rPr>
        <w:t xml:space="preserve"> </w:t>
      </w:r>
      <w:ins w:id="70" w:author="Lee Dongmin" w:date="2020-09-29T00:24:00Z">
        <w:r w:rsidR="005E2C04">
          <w:rPr>
            <w:rFonts w:ascii="Times New Roman" w:hAnsi="Times New Roman" w:cs="Times New Roman"/>
            <w:color w:val="000000" w:themeColor="text1"/>
            <w:sz w:val="24"/>
            <w:szCs w:val="24"/>
          </w:rPr>
          <w:t xml:space="preserve">by </w:t>
        </w:r>
      </w:ins>
      <w:ins w:id="71" w:author="Lee Dongmin" w:date="2020-09-29T00:19:00Z">
        <w:r w:rsidR="004D64C0">
          <w:rPr>
            <w:rFonts w:ascii="Times New Roman" w:hAnsi="Times New Roman" w:cs="Times New Roman"/>
            <w:color w:val="000000" w:themeColor="text1"/>
            <w:sz w:val="24"/>
            <w:szCs w:val="24"/>
          </w:rPr>
          <w:t>check</w:t>
        </w:r>
      </w:ins>
      <w:ins w:id="72" w:author="Lee Dongmin" w:date="2020-09-29T00:24:00Z">
        <w:r w:rsidR="005E2C04">
          <w:rPr>
            <w:rFonts w:ascii="Times New Roman" w:hAnsi="Times New Roman" w:cs="Times New Roman"/>
            <w:color w:val="000000" w:themeColor="text1"/>
            <w:sz w:val="24"/>
            <w:szCs w:val="24"/>
          </w:rPr>
          <w:t>ing</w:t>
        </w:r>
      </w:ins>
      <w:ins w:id="73" w:author="Lee Dongmin" w:date="2020-09-29T00:20:00Z">
        <w:r w:rsidR="004D64C0">
          <w:rPr>
            <w:rFonts w:ascii="Times New Roman" w:hAnsi="Times New Roman" w:cs="Times New Roman"/>
            <w:color w:val="000000" w:themeColor="text1"/>
            <w:sz w:val="24"/>
            <w:szCs w:val="24"/>
          </w:rPr>
          <w:t xml:space="preserve"> </w:t>
        </w:r>
      </w:ins>
      <w:ins w:id="74" w:author="Lee Dongmin" w:date="2020-09-29T00:19:00Z">
        <w:r w:rsidR="004D64C0">
          <w:rPr>
            <w:rFonts w:ascii="Times New Roman" w:hAnsi="Times New Roman" w:cs="Times New Roman"/>
            <w:color w:val="000000" w:themeColor="text1"/>
            <w:sz w:val="24"/>
            <w:szCs w:val="24"/>
          </w:rPr>
          <w:t xml:space="preserve">learning curve of three </w:t>
        </w:r>
      </w:ins>
      <w:ins w:id="75" w:author="Lee Dongmin" w:date="2020-09-29T00:25:00Z">
        <w:r w:rsidR="005E2C04">
          <w:rPr>
            <w:rFonts w:ascii="Times New Roman" w:hAnsi="Times New Roman" w:cs="Times New Roman"/>
            <w:color w:val="000000" w:themeColor="text1"/>
            <w:sz w:val="24"/>
            <w:szCs w:val="24"/>
          </w:rPr>
          <w:t>indicators</w:t>
        </w:r>
      </w:ins>
      <w:ins w:id="76" w:author="Lee Dongmin" w:date="2020-09-29T00:19:00Z">
        <w:r w:rsidR="004D64C0">
          <w:rPr>
            <w:rFonts w:ascii="Times New Roman" w:hAnsi="Times New Roman" w:cs="Times New Roman"/>
            <w:color w:val="000000" w:themeColor="text1"/>
            <w:sz w:val="24"/>
            <w:szCs w:val="24"/>
          </w:rPr>
          <w:t xml:space="preserve"> (</w:t>
        </w:r>
      </w:ins>
      <w:ins w:id="77" w:author="Lee Dongmin" w:date="2020-09-29T00:21:00Z">
        <w:r w:rsidR="004D64C0">
          <w:rPr>
            <w:rFonts w:ascii="Times New Roman" w:hAnsi="Times New Roman" w:cs="Times New Roman"/>
            <w:color w:val="000000" w:themeColor="text1"/>
            <w:sz w:val="24"/>
            <w:szCs w:val="24"/>
          </w:rPr>
          <w:t>cumulative reward, building success rate, and construction time). Then</w:t>
        </w:r>
      </w:ins>
      <w:ins w:id="78" w:author="Lee Dongmin" w:date="2020-09-29T00:22:00Z">
        <w:r w:rsidR="005E2C04">
          <w:rPr>
            <w:rFonts w:ascii="Times New Roman" w:hAnsi="Times New Roman" w:cs="Times New Roman"/>
            <w:color w:val="000000" w:themeColor="text1"/>
            <w:sz w:val="24"/>
            <w:szCs w:val="24"/>
          </w:rPr>
          <w:t>, we</w:t>
        </w:r>
      </w:ins>
      <w:ins w:id="79" w:author="Lee Dongmin" w:date="2020-09-29T00:28:00Z">
        <w:r w:rsidR="005E2C04">
          <w:rPr>
            <w:rFonts w:ascii="Times New Roman" w:hAnsi="Times New Roman" w:cs="Times New Roman"/>
            <w:color w:val="000000" w:themeColor="text1"/>
            <w:sz w:val="24"/>
            <w:szCs w:val="24"/>
          </w:rPr>
          <w:t xml:space="preserve"> tested</w:t>
        </w:r>
      </w:ins>
      <w:ins w:id="80" w:author="Lee Dongmin" w:date="2020-09-29T00:22:00Z">
        <w:r w:rsidR="005E2C04">
          <w:rPr>
            <w:rFonts w:ascii="Times New Roman" w:hAnsi="Times New Roman" w:cs="Times New Roman"/>
            <w:color w:val="000000" w:themeColor="text1"/>
            <w:sz w:val="24"/>
            <w:szCs w:val="24"/>
          </w:rPr>
          <w:t xml:space="preserve"> </w:t>
        </w:r>
      </w:ins>
      <w:r w:rsidR="00E2274C">
        <w:rPr>
          <w:rFonts w:ascii="Times New Roman" w:hAnsi="Times New Roman" w:cs="Times New Roman"/>
          <w:color w:val="000000" w:themeColor="text1"/>
          <w:sz w:val="24"/>
          <w:szCs w:val="24"/>
        </w:rPr>
        <w:t>whether such</w:t>
      </w:r>
      <w:ins w:id="81" w:author="Lee Dongmin" w:date="2020-09-29T00:29:00Z">
        <w:r w:rsidR="005E2C04">
          <w:rPr>
            <w:rFonts w:ascii="Times New Roman" w:hAnsi="Times New Roman" w:cs="Times New Roman"/>
            <w:color w:val="000000" w:themeColor="text1"/>
            <w:sz w:val="24"/>
            <w:szCs w:val="24"/>
          </w:rPr>
          <w:t xml:space="preserve"> t</w:t>
        </w:r>
      </w:ins>
      <w:ins w:id="82" w:author="Lee Dongmin" w:date="2020-09-29T00:30:00Z">
        <w:r w:rsidR="005E2C04">
          <w:rPr>
            <w:rFonts w:ascii="Times New Roman" w:hAnsi="Times New Roman" w:cs="Times New Roman"/>
            <w:color w:val="000000" w:themeColor="text1"/>
            <w:sz w:val="24"/>
            <w:szCs w:val="24"/>
          </w:rPr>
          <w:t>rained</w:t>
        </w:r>
      </w:ins>
      <w:r w:rsidR="00E2274C">
        <w:rPr>
          <w:rFonts w:ascii="Times New Roman" w:hAnsi="Times New Roman" w:cs="Times New Roman"/>
          <w:color w:val="000000" w:themeColor="text1"/>
          <w:sz w:val="24"/>
          <w:szCs w:val="24"/>
        </w:rPr>
        <w:t xml:space="preserve"> policy shows</w:t>
      </w:r>
      <w:r w:rsidR="001E12DF">
        <w:rPr>
          <w:rFonts w:ascii="Times New Roman" w:hAnsi="Times New Roman" w:cs="Times New Roman"/>
          <w:color w:val="000000" w:themeColor="text1"/>
          <w:sz w:val="24"/>
          <w:szCs w:val="24"/>
        </w:rPr>
        <w:t xml:space="preserve"> more</w:t>
      </w:r>
      <w:r w:rsidR="00E2274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adaptive</w:t>
      </w:r>
      <w:r w:rsidR="0056757C">
        <w:rPr>
          <w:rFonts w:ascii="Times New Roman" w:hAnsi="Times New Roman" w:cs="Times New Roman"/>
          <w:color w:val="000000" w:themeColor="text1"/>
          <w:sz w:val="24"/>
          <w:szCs w:val="24"/>
        </w:rPr>
        <w:t xml:space="preserve"> </w:t>
      </w:r>
      <w:r w:rsidR="00E2274C">
        <w:rPr>
          <w:rFonts w:ascii="Times New Roman" w:hAnsi="Times New Roman" w:cs="Times New Roman"/>
          <w:color w:val="000000" w:themeColor="text1"/>
          <w:sz w:val="24"/>
          <w:szCs w:val="24"/>
        </w:rPr>
        <w:t>control performance</w:t>
      </w:r>
      <w:r w:rsidR="001E12DF">
        <w:rPr>
          <w:rFonts w:ascii="Times New Roman" w:hAnsi="Times New Roman" w:cs="Times New Roman"/>
          <w:color w:val="000000" w:themeColor="text1"/>
          <w:sz w:val="24"/>
          <w:szCs w:val="24"/>
        </w:rPr>
        <w:t xml:space="preserve"> </w:t>
      </w:r>
      <w:commentRangeStart w:id="83"/>
      <w:commentRangeStart w:id="84"/>
      <w:r w:rsidR="001E12DF">
        <w:rPr>
          <w:rFonts w:ascii="Times New Roman" w:hAnsi="Times New Roman" w:cs="Times New Roman"/>
          <w:color w:val="000000" w:themeColor="text1"/>
          <w:sz w:val="24"/>
          <w:szCs w:val="24"/>
        </w:rPr>
        <w:t xml:space="preserve">than </w:t>
      </w:r>
      <w:ins w:id="85" w:author="Lee Dongmin" w:date="2020-09-30T00:21:00Z">
        <w:r w:rsidR="00F926DC">
          <w:rPr>
            <w:rFonts w:ascii="Times New Roman" w:hAnsi="Times New Roman" w:cs="Times New Roman"/>
            <w:color w:val="000000" w:themeColor="text1"/>
            <w:sz w:val="24"/>
            <w:szCs w:val="24"/>
          </w:rPr>
          <w:t xml:space="preserve">the </w:t>
        </w:r>
      </w:ins>
      <w:ins w:id="86" w:author="Lee Dongmin" w:date="2020-09-28T20:19:00Z">
        <w:r w:rsidR="00DF2F9E">
          <w:rPr>
            <w:rFonts w:ascii="Times New Roman" w:hAnsi="Times New Roman" w:cs="Times New Roman"/>
            <w:color w:val="000000" w:themeColor="text1"/>
            <w:sz w:val="24"/>
            <w:szCs w:val="24"/>
          </w:rPr>
          <w:t>rule-based model</w:t>
        </w:r>
      </w:ins>
      <w:ins w:id="87" w:author="Lee Dongmin" w:date="2020-09-28T20:20:00Z">
        <w:r w:rsidR="00DF2F9E">
          <w:rPr>
            <w:rFonts w:ascii="Times New Roman" w:hAnsi="Times New Roman" w:cs="Times New Roman"/>
            <w:color w:val="000000" w:themeColor="text1"/>
            <w:sz w:val="24"/>
            <w:szCs w:val="24"/>
          </w:rPr>
          <w:t xml:space="preserve">’s </w:t>
        </w:r>
      </w:ins>
      <w:r w:rsidR="001E12DF">
        <w:rPr>
          <w:rFonts w:ascii="Times New Roman" w:hAnsi="Times New Roman" w:cs="Times New Roman"/>
          <w:color w:val="000000" w:themeColor="text1"/>
          <w:sz w:val="24"/>
          <w:szCs w:val="24"/>
        </w:rPr>
        <w:t>behavior</w:t>
      </w:r>
      <w:r w:rsidR="00E2274C">
        <w:rPr>
          <w:rFonts w:ascii="Times New Roman" w:hAnsi="Times New Roman" w:cs="Times New Roman"/>
          <w:color w:val="000000" w:themeColor="text1"/>
          <w:sz w:val="24"/>
          <w:szCs w:val="24"/>
        </w:rPr>
        <w:t xml:space="preserve"> </w:t>
      </w:r>
      <w:commentRangeEnd w:id="83"/>
      <w:r w:rsidR="009672F3" w:rsidRPr="005E2C04">
        <w:rPr>
          <w:rFonts w:ascii="Times New Roman" w:hAnsi="Times New Roman" w:cs="Times New Roman"/>
          <w:color w:val="000000" w:themeColor="text1"/>
          <w:sz w:val="24"/>
          <w:szCs w:val="24"/>
        </w:rPr>
        <w:commentReference w:id="83"/>
      </w:r>
      <w:commentRangeEnd w:id="84"/>
      <w:r w:rsidR="00F926DC">
        <w:rPr>
          <w:rStyle w:val="a5"/>
        </w:rPr>
        <w:commentReference w:id="84"/>
      </w:r>
      <w:r w:rsidR="00E2274C">
        <w:rPr>
          <w:rFonts w:ascii="Times New Roman" w:hAnsi="Times New Roman" w:cs="Times New Roman"/>
          <w:color w:val="000000" w:themeColor="text1"/>
          <w:sz w:val="24"/>
          <w:szCs w:val="24"/>
        </w:rPr>
        <w:t xml:space="preserve">in three different dynamic site </w:t>
      </w:r>
      <w:ins w:id="88" w:author="Lee Dongmin" w:date="2020-09-29T00:29:00Z">
        <w:r w:rsidR="005E2C04">
          <w:rPr>
            <w:rFonts w:ascii="Times New Roman" w:hAnsi="Times New Roman" w:cs="Times New Roman"/>
            <w:color w:val="000000" w:themeColor="text1"/>
            <w:sz w:val="24"/>
            <w:szCs w:val="24"/>
          </w:rPr>
          <w:t xml:space="preserve">profiles (dynamic delivery status, </w:t>
        </w:r>
        <w:r w:rsidR="005E2C04" w:rsidRPr="007E415F">
          <w:rPr>
            <w:rFonts w:ascii="Times New Roman" w:hAnsi="Times New Roman" w:cs="Times New Roman"/>
            <w:color w:val="000000" w:themeColor="text1"/>
            <w:sz w:val="24"/>
            <w:szCs w:val="24"/>
          </w:rPr>
          <w:t>dynamic brick transport status</w:t>
        </w:r>
        <w:r w:rsidR="005E2C04">
          <w:rPr>
            <w:rFonts w:ascii="Times New Roman" w:hAnsi="Times New Roman" w:cs="Times New Roman"/>
            <w:color w:val="000000" w:themeColor="text1"/>
            <w:sz w:val="24"/>
            <w:szCs w:val="24"/>
          </w:rPr>
          <w:t xml:space="preserve">, </w:t>
        </w:r>
        <w:r w:rsidR="005E2C04" w:rsidRPr="007E415F">
          <w:rPr>
            <w:rFonts w:ascii="Times New Roman" w:hAnsi="Times New Roman" w:cs="Times New Roman"/>
            <w:color w:val="000000" w:themeColor="text1"/>
            <w:sz w:val="24"/>
            <w:szCs w:val="24"/>
          </w:rPr>
          <w:t>dynamic building</w:t>
        </w:r>
      </w:ins>
      <w:ins w:id="89" w:author="Lee Dongmin" w:date="2020-09-29T00:30:00Z">
        <w:r w:rsidR="005E2C04">
          <w:rPr>
            <w:rFonts w:ascii="Times New Roman" w:hAnsi="Times New Roman" w:cs="Times New Roman"/>
            <w:color w:val="000000" w:themeColor="text1"/>
            <w:sz w:val="24"/>
            <w:szCs w:val="24"/>
          </w:rPr>
          <w:t xml:space="preserve"> speed</w:t>
        </w:r>
      </w:ins>
      <w:ins w:id="90" w:author="Lee Dongmin" w:date="2020-09-29T00:29:00Z">
        <w:r w:rsidR="005E2C04" w:rsidRPr="007E415F">
          <w:rPr>
            <w:rFonts w:ascii="Times New Roman" w:hAnsi="Times New Roman" w:cs="Times New Roman"/>
            <w:color w:val="000000" w:themeColor="text1"/>
            <w:sz w:val="24"/>
            <w:szCs w:val="24"/>
          </w:rPr>
          <w:t xml:space="preserve"> status</w:t>
        </w:r>
        <w:r w:rsidR="005E2C04">
          <w:rPr>
            <w:rFonts w:ascii="Times New Roman" w:hAnsi="Times New Roman" w:cs="Times New Roman"/>
            <w:color w:val="000000" w:themeColor="text1"/>
            <w:sz w:val="24"/>
            <w:szCs w:val="24"/>
          </w:rPr>
          <w:t>)</w:t>
        </w:r>
      </w:ins>
      <w:r w:rsidR="00E2274C">
        <w:rPr>
          <w:rFonts w:ascii="Times New Roman" w:hAnsi="Times New Roman" w:cs="Times New Roman"/>
          <w:color w:val="000000" w:themeColor="text1"/>
          <w:sz w:val="24"/>
          <w:szCs w:val="24"/>
        </w:rPr>
        <w:t>.</w:t>
      </w:r>
      <w:ins w:id="91" w:author="Lee Dongmin" w:date="2020-09-28T23:59:00Z">
        <w:r w:rsidR="003C0C0E">
          <w:rPr>
            <w:rFonts w:ascii="Times New Roman" w:hAnsi="Times New Roman" w:cs="Times New Roman"/>
            <w:color w:val="000000" w:themeColor="text1"/>
            <w:sz w:val="24"/>
            <w:szCs w:val="24"/>
          </w:rPr>
          <w:t xml:space="preserve"> </w:t>
        </w:r>
      </w:ins>
    </w:p>
    <w:p w14:paraId="689BDA1E" w14:textId="10DA9A73" w:rsidR="00E2274C" w:rsidRPr="007E415F" w:rsidRDefault="00FF2E65" w:rsidP="007E415F">
      <w:pPr>
        <w:pStyle w:val="a3"/>
        <w:numPr>
          <w:ilvl w:val="1"/>
          <w:numId w:val="1"/>
        </w:numPr>
        <w:spacing w:after="0"/>
        <w:jc w:val="both"/>
        <w:rPr>
          <w:rFonts w:ascii="Times New Roman" w:hAnsi="Times New Roman" w:cs="Times New Roman"/>
          <w:color w:val="000000" w:themeColor="text1"/>
          <w:sz w:val="24"/>
          <w:szCs w:val="24"/>
        </w:rPr>
      </w:pPr>
      <w:ins w:id="92" w:author="Lee Dongmin" w:date="2020-09-29T16:03:00Z">
        <w:r>
          <w:rPr>
            <w:rFonts w:ascii="Times New Roman" w:hAnsi="Times New Roman" w:cs="Times New Roman"/>
            <w:color w:val="000000" w:themeColor="text1"/>
            <w:sz w:val="24"/>
            <w:szCs w:val="24"/>
          </w:rPr>
          <w:t xml:space="preserve">PPO </w:t>
        </w:r>
      </w:ins>
      <w:ins w:id="93" w:author="Lee Dongmin" w:date="2020-09-29T00:30:00Z">
        <w:r w:rsidR="005E2C04">
          <w:rPr>
            <w:rFonts w:ascii="Times New Roman" w:hAnsi="Times New Roman" w:cs="Times New Roman"/>
            <w:color w:val="000000" w:themeColor="text1"/>
            <w:sz w:val="24"/>
            <w:szCs w:val="24"/>
          </w:rPr>
          <w:t>model</w:t>
        </w:r>
      </w:ins>
      <w:r w:rsidR="00AE16C6">
        <w:rPr>
          <w:rFonts w:ascii="Times New Roman" w:hAnsi="Times New Roman" w:cs="Times New Roman"/>
          <w:color w:val="000000" w:themeColor="text1"/>
          <w:sz w:val="24"/>
          <w:szCs w:val="24"/>
        </w:rPr>
        <w:t xml:space="preserve"> </w:t>
      </w:r>
      <w:ins w:id="94" w:author="Lee Dongmin" w:date="2020-09-29T00:30:00Z">
        <w:r w:rsidR="005E2C04">
          <w:rPr>
            <w:rFonts w:ascii="Times New Roman" w:hAnsi="Times New Roman" w:cs="Times New Roman"/>
            <w:color w:val="000000" w:themeColor="text1"/>
            <w:sz w:val="24"/>
            <w:szCs w:val="24"/>
          </w:rPr>
          <w:t>t</w:t>
        </w:r>
        <w:r w:rsidR="005E2C04" w:rsidRPr="007E415F">
          <w:rPr>
            <w:rFonts w:ascii="Times New Roman" w:hAnsi="Times New Roman" w:cs="Times New Roman" w:hint="eastAsia"/>
            <w:color w:val="000000" w:themeColor="text1"/>
            <w:sz w:val="24"/>
            <w:szCs w:val="24"/>
          </w:rPr>
          <w:t>raining</w:t>
        </w:r>
        <w:r w:rsidR="005E2C04" w:rsidRPr="007E415F">
          <w:rPr>
            <w:rFonts w:ascii="Times New Roman" w:hAnsi="Times New Roman" w:cs="Times New Roman"/>
            <w:color w:val="000000" w:themeColor="text1"/>
            <w:sz w:val="24"/>
            <w:szCs w:val="24"/>
          </w:rPr>
          <w:t xml:space="preserve"> </w:t>
        </w:r>
      </w:ins>
      <w:r w:rsidR="0056757C" w:rsidRPr="007E415F">
        <w:rPr>
          <w:rFonts w:ascii="Times New Roman" w:hAnsi="Times New Roman" w:cs="Times New Roman" w:hint="eastAsia"/>
          <w:color w:val="000000" w:themeColor="text1"/>
          <w:sz w:val="24"/>
          <w:szCs w:val="24"/>
        </w:rPr>
        <w:t>in</w:t>
      </w:r>
      <w:r w:rsidR="0056757C" w:rsidRPr="007E415F">
        <w:rPr>
          <w:rFonts w:ascii="Times New Roman" w:hAnsi="Times New Roman" w:cs="Times New Roman"/>
          <w:color w:val="000000" w:themeColor="text1"/>
          <w:sz w:val="24"/>
          <w:szCs w:val="24"/>
        </w:rPr>
        <w:t xml:space="preserve"> </w:t>
      </w:r>
      <w:ins w:id="95" w:author="Lee Dongmin" w:date="2020-09-29T00:30:00Z">
        <w:r w:rsidR="005E2C04">
          <w:rPr>
            <w:rFonts w:ascii="Times New Roman" w:hAnsi="Times New Roman" w:cs="Times New Roman"/>
            <w:color w:val="000000" w:themeColor="text1"/>
            <w:sz w:val="24"/>
            <w:szCs w:val="24"/>
          </w:rPr>
          <w:t>s</w:t>
        </w:r>
        <w:r w:rsidR="005E2C04" w:rsidRPr="007E415F">
          <w:rPr>
            <w:rFonts w:ascii="Times New Roman" w:hAnsi="Times New Roman" w:cs="Times New Roman" w:hint="eastAsia"/>
            <w:color w:val="000000" w:themeColor="text1"/>
            <w:sz w:val="24"/>
            <w:szCs w:val="24"/>
          </w:rPr>
          <w:t>imulation</w:t>
        </w:r>
        <w:r w:rsidR="005E2C04" w:rsidRPr="007E415F">
          <w:rPr>
            <w:rFonts w:ascii="Times New Roman" w:hAnsi="Times New Roman" w:cs="Times New Roman"/>
            <w:color w:val="000000" w:themeColor="text1"/>
            <w:sz w:val="24"/>
            <w:szCs w:val="24"/>
          </w:rPr>
          <w:t xml:space="preserve"> </w:t>
        </w:r>
        <w:r w:rsidR="005E2C04">
          <w:rPr>
            <w:rFonts w:ascii="Times New Roman" w:hAnsi="Times New Roman" w:cs="Times New Roman"/>
            <w:color w:val="000000" w:themeColor="text1"/>
            <w:sz w:val="24"/>
            <w:szCs w:val="24"/>
          </w:rPr>
          <w:t>s</w:t>
        </w:r>
        <w:r w:rsidR="005E2C04" w:rsidRPr="007E415F">
          <w:rPr>
            <w:rFonts w:ascii="Times New Roman" w:hAnsi="Times New Roman" w:cs="Times New Roman" w:hint="eastAsia"/>
            <w:color w:val="000000" w:themeColor="text1"/>
            <w:sz w:val="24"/>
            <w:szCs w:val="24"/>
          </w:rPr>
          <w:t>cenarios</w:t>
        </w:r>
      </w:ins>
    </w:p>
    <w:p w14:paraId="3C6B0B27" w14:textId="19EF94FF" w:rsidR="00791C93" w:rsidRDefault="00F2589B" w:rsidP="00C97050">
      <w:pPr>
        <w:pStyle w:val="a3"/>
        <w:numPr>
          <w:ilvl w:val="2"/>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w:t>
      </w:r>
      <w:r w:rsidRPr="0056757C">
        <w:rPr>
          <w:rFonts w:ascii="Times New Roman" w:hAnsi="Times New Roman" w:cs="Times New Roman" w:hint="eastAsia"/>
          <w:color w:val="000000" w:themeColor="text1"/>
          <w:sz w:val="24"/>
          <w:szCs w:val="24"/>
        </w:rPr>
        <w:t>he</w:t>
      </w:r>
      <w:r w:rsidRP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authors</w:t>
      </w:r>
      <w:r w:rsidR="0056757C" w:rsidRP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trained</w:t>
      </w:r>
      <w:r w:rsidR="0056757C" w:rsidRP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a</w:t>
      </w:r>
      <w:r w:rsidR="0056757C" w:rsidRP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PPO</w:t>
      </w:r>
      <w:r w:rsidR="0056757C" w:rsidRP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agent</w:t>
      </w:r>
      <w:r w:rsidR="0056757C" w:rsidRP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with</w:t>
      </w:r>
      <w:r w:rsidR="0056757C" w:rsidRP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a</w:t>
      </w:r>
      <w:r w:rsidR="0056757C" w:rsidRP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simulation</w:t>
      </w:r>
      <w:r w:rsidR="0056757C" w:rsidRP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scenario.</w:t>
      </w:r>
      <w:r w:rsidR="0056757C" w:rsidRPr="0056757C">
        <w:rPr>
          <w:rFonts w:ascii="Times New Roman" w:hAnsi="Times New Roman" w:cs="Times New Roman"/>
          <w:color w:val="000000" w:themeColor="text1"/>
          <w:sz w:val="24"/>
          <w:szCs w:val="24"/>
        </w:rPr>
        <w:t xml:space="preserve"> </w:t>
      </w:r>
      <w:r w:rsidR="00E2274C" w:rsidRPr="00C97050">
        <w:rPr>
          <w:rFonts w:ascii="Times New Roman" w:hAnsi="Times New Roman" w:cs="Times New Roman"/>
          <w:color w:val="000000" w:themeColor="text1"/>
          <w:sz w:val="24"/>
          <w:szCs w:val="24"/>
        </w:rPr>
        <w:t>The scenario is that</w:t>
      </w:r>
      <w:r w:rsid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one</w:t>
      </w:r>
      <w:r w:rsidR="00E2274C" w:rsidRPr="00C97050">
        <w:rPr>
          <w:rFonts w:ascii="Times New Roman" w:hAnsi="Times New Roman" w:cs="Times New Roman"/>
          <w:color w:val="000000" w:themeColor="text1"/>
          <w:sz w:val="24"/>
          <w:szCs w:val="24"/>
        </w:rPr>
        <w:t xml:space="preserve"> </w:t>
      </w:r>
      <w:r w:rsidR="00542604" w:rsidRPr="00C97050">
        <w:rPr>
          <w:rFonts w:ascii="Times New Roman" w:hAnsi="Times New Roman" w:cs="Times New Roman"/>
          <w:color w:val="000000" w:themeColor="text1"/>
          <w:sz w:val="24"/>
          <w:szCs w:val="24"/>
        </w:rPr>
        <w:t>loading</w:t>
      </w:r>
      <w:r w:rsidR="00E2274C" w:rsidRPr="00C97050">
        <w:rPr>
          <w:rFonts w:ascii="Times New Roman" w:hAnsi="Times New Roman" w:cs="Times New Roman"/>
          <w:color w:val="000000" w:themeColor="text1"/>
          <w:sz w:val="24"/>
          <w:szCs w:val="24"/>
        </w:rPr>
        <w:t xml:space="preserve"> robot load prefab interlocking bricks to </w:t>
      </w:r>
      <w:r w:rsidR="0056757C" w:rsidRPr="0056757C">
        <w:rPr>
          <w:rFonts w:ascii="Times New Roman" w:hAnsi="Times New Roman" w:cs="Times New Roman" w:hint="eastAsia"/>
          <w:color w:val="000000" w:themeColor="text1"/>
          <w:sz w:val="24"/>
          <w:szCs w:val="24"/>
        </w:rPr>
        <w:t>a</w:t>
      </w:r>
      <w:r w:rsidR="0056757C">
        <w:rPr>
          <w:rFonts w:ascii="Times New Roman" w:hAnsi="Times New Roman" w:cs="Times New Roman"/>
          <w:color w:val="000000" w:themeColor="text1"/>
          <w:sz w:val="24"/>
          <w:szCs w:val="24"/>
        </w:rPr>
        <w:t xml:space="preserve"> </w:t>
      </w:r>
      <w:r w:rsidR="00E2274C" w:rsidRPr="00C97050">
        <w:rPr>
          <w:rFonts w:ascii="Times New Roman" w:hAnsi="Times New Roman" w:cs="Times New Roman"/>
          <w:color w:val="000000" w:themeColor="text1"/>
          <w:sz w:val="24"/>
          <w:szCs w:val="24"/>
        </w:rPr>
        <w:t xml:space="preserve">loader </w:t>
      </w:r>
      <w:r w:rsidR="00542604" w:rsidRPr="00C97050">
        <w:rPr>
          <w:rFonts w:ascii="Times New Roman" w:hAnsi="Times New Roman" w:cs="Times New Roman"/>
          <w:color w:val="000000" w:themeColor="text1"/>
          <w:sz w:val="24"/>
          <w:szCs w:val="24"/>
        </w:rPr>
        <w:t>truck</w:t>
      </w:r>
      <w:r w:rsidR="0056757C" w:rsidRPr="0056757C">
        <w:rPr>
          <w:rFonts w:ascii="Times New Roman" w:hAnsi="Times New Roman" w:cs="Times New Roman" w:hint="eastAsia"/>
          <w:color w:val="000000" w:themeColor="text1"/>
          <w:sz w:val="24"/>
          <w:szCs w:val="24"/>
        </w:rPr>
        <w:t>,</w:t>
      </w:r>
      <w:r w:rsid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and</w:t>
      </w:r>
      <w:r w:rsid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it</w:t>
      </w:r>
      <w:r w:rsidR="00E2274C" w:rsidRPr="00C97050">
        <w:rPr>
          <w:rFonts w:ascii="Times New Roman" w:hAnsi="Times New Roman" w:cs="Times New Roman"/>
          <w:color w:val="000000" w:themeColor="text1"/>
          <w:sz w:val="24"/>
          <w:szCs w:val="24"/>
        </w:rPr>
        <w:t xml:space="preserve"> deliver</w:t>
      </w:r>
      <w:r w:rsidR="0056757C" w:rsidRPr="0056757C">
        <w:rPr>
          <w:rFonts w:ascii="Times New Roman" w:hAnsi="Times New Roman" w:cs="Times New Roman" w:hint="eastAsia"/>
          <w:color w:val="000000" w:themeColor="text1"/>
          <w:sz w:val="24"/>
          <w:szCs w:val="24"/>
        </w:rPr>
        <w:t>s</w:t>
      </w:r>
      <w:r w:rsidR="00E2274C" w:rsidRPr="00C97050">
        <w:rPr>
          <w:rFonts w:ascii="Times New Roman" w:hAnsi="Times New Roman" w:cs="Times New Roman"/>
          <w:color w:val="000000" w:themeColor="text1"/>
          <w:sz w:val="24"/>
          <w:szCs w:val="24"/>
        </w:rPr>
        <w:t xml:space="preserve"> them from the stockyard to assembly location</w:t>
      </w:r>
      <w:r w:rsid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(bridge</w:t>
      </w:r>
      <w:r w:rsid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construction</w:t>
      </w:r>
      <w:r w:rsidR="0056757C">
        <w:rPr>
          <w:rFonts w:ascii="Times New Roman" w:hAnsi="Times New Roman" w:cs="Times New Roman"/>
          <w:color w:val="000000" w:themeColor="text1"/>
          <w:sz w:val="24"/>
          <w:szCs w:val="24"/>
        </w:rPr>
        <w:t xml:space="preserve"> </w:t>
      </w:r>
      <w:r w:rsidR="0056757C" w:rsidRPr="0056757C">
        <w:rPr>
          <w:rFonts w:ascii="Times New Roman" w:hAnsi="Times New Roman" w:cs="Times New Roman" w:hint="eastAsia"/>
          <w:color w:val="000000" w:themeColor="text1"/>
          <w:sz w:val="24"/>
          <w:szCs w:val="24"/>
        </w:rPr>
        <w:t>site)</w:t>
      </w:r>
      <w:r w:rsidR="00E2274C" w:rsidRPr="00C97050">
        <w:rPr>
          <w:rFonts w:ascii="Times New Roman" w:hAnsi="Times New Roman" w:cs="Times New Roman"/>
          <w:color w:val="000000" w:themeColor="text1"/>
          <w:sz w:val="24"/>
          <w:szCs w:val="24"/>
        </w:rPr>
        <w:t xml:space="preserve">, and another two </w:t>
      </w:r>
      <w:r w:rsidR="00542604" w:rsidRPr="00C97050">
        <w:rPr>
          <w:rFonts w:ascii="Times New Roman" w:hAnsi="Times New Roman" w:cs="Times New Roman"/>
          <w:color w:val="000000" w:themeColor="text1"/>
          <w:sz w:val="24"/>
          <w:szCs w:val="24"/>
        </w:rPr>
        <w:t>assembly</w:t>
      </w:r>
      <w:r w:rsidR="00E2274C" w:rsidRPr="00C97050">
        <w:rPr>
          <w:rFonts w:ascii="Times New Roman" w:hAnsi="Times New Roman" w:cs="Times New Roman"/>
          <w:color w:val="000000" w:themeColor="text1"/>
          <w:sz w:val="24"/>
          <w:szCs w:val="24"/>
        </w:rPr>
        <w:t xml:space="preserve"> robots assemble them to construct a small-scale mock-up bridge</w:t>
      </w:r>
      <w:r w:rsidR="00A71205" w:rsidRPr="00C97050">
        <w:rPr>
          <w:rFonts w:ascii="Times New Roman" w:hAnsi="Times New Roman" w:cs="Times New Roman"/>
          <w:color w:val="000000" w:themeColor="text1"/>
          <w:sz w:val="24"/>
          <w:szCs w:val="24"/>
        </w:rPr>
        <w:t xml:space="preserve"> (Fig.3)</w:t>
      </w:r>
      <w:r w:rsidR="00E2274C" w:rsidRPr="00C97050">
        <w:rPr>
          <w:rFonts w:ascii="Times New Roman" w:hAnsi="Times New Roman" w:cs="Times New Roman"/>
          <w:color w:val="000000" w:themeColor="text1"/>
          <w:sz w:val="24"/>
          <w:szCs w:val="24"/>
        </w:rPr>
        <w:t>.</w:t>
      </w:r>
      <w:r w:rsidR="00C97050">
        <w:rPr>
          <w:rFonts w:ascii="Times New Roman" w:hAnsi="Times New Roman" w:cs="Times New Roman"/>
          <w:color w:val="000000" w:themeColor="text1"/>
          <w:sz w:val="24"/>
          <w:szCs w:val="24"/>
        </w:rPr>
        <w:t xml:space="preserve"> </w:t>
      </w:r>
      <w:r w:rsidR="00C97050" w:rsidRPr="00E2274C">
        <w:rPr>
          <w:rFonts w:ascii="Times New Roman" w:hAnsi="Times New Roman" w:cs="Times New Roman"/>
          <w:color w:val="000000" w:themeColor="text1"/>
          <w:sz w:val="24"/>
          <w:szCs w:val="24"/>
        </w:rPr>
        <w:t>The bridge consists of a total of 49 bricks with 4 different types</w:t>
      </w:r>
      <w:r w:rsidR="00C97050">
        <w:rPr>
          <w:rFonts w:ascii="Times New Roman" w:hAnsi="Times New Roman" w:cs="Times New Roman"/>
          <w:color w:val="000000" w:themeColor="text1"/>
          <w:sz w:val="24"/>
          <w:szCs w:val="24"/>
        </w:rPr>
        <w:t>.</w:t>
      </w:r>
    </w:p>
    <w:p w14:paraId="4DDB885B" w14:textId="77777777" w:rsidR="00791C93" w:rsidRDefault="00791C93" w:rsidP="00791C93">
      <w:pPr>
        <w:pStyle w:val="a3"/>
        <w:spacing w:after="0"/>
        <w:ind w:left="1080"/>
        <w:jc w:val="both"/>
        <w:rPr>
          <w:rFonts w:ascii="Times New Roman" w:hAnsi="Times New Roman" w:cs="Times New Roman"/>
          <w:color w:val="000000" w:themeColor="text1"/>
          <w:sz w:val="24"/>
          <w:szCs w:val="24"/>
        </w:rPr>
      </w:pPr>
    </w:p>
    <w:p w14:paraId="7BE4754B" w14:textId="64C19C23" w:rsidR="00C97050" w:rsidRDefault="00791C93" w:rsidP="00791C93">
      <w:pPr>
        <w:pStyle w:val="a3"/>
        <w:spacing w:after="0"/>
        <w:ind w:left="0"/>
        <w:jc w:val="center"/>
        <w:rPr>
          <w:rFonts w:ascii="Times New Roman" w:hAnsi="Times New Roman" w:cs="Times New Roman"/>
          <w:color w:val="000000" w:themeColor="text1"/>
          <w:sz w:val="24"/>
          <w:szCs w:val="24"/>
        </w:rPr>
      </w:pPr>
      <w:r w:rsidRPr="00BA224E">
        <w:rPr>
          <w:rFonts w:ascii="Times New Roman" w:hAnsi="Times New Roman" w:cs="Times New Roman"/>
          <w:noProof/>
          <w:lang w:eastAsia="ko-KR"/>
        </w:rPr>
        <w:drawing>
          <wp:inline distT="0" distB="0" distL="0" distR="0" wp14:anchorId="74AD8598" wp14:editId="13A0E39C">
            <wp:extent cx="3607111" cy="181737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385"/>
                    <a:stretch/>
                  </pic:blipFill>
                  <pic:spPr bwMode="auto">
                    <a:xfrm>
                      <a:off x="0" y="0"/>
                      <a:ext cx="3632173" cy="1829997"/>
                    </a:xfrm>
                    <a:prstGeom prst="rect">
                      <a:avLst/>
                    </a:prstGeom>
                    <a:extLst>
                      <a:ext uri="{53640926-AAD7-44D8-BBD7-CCE9431645EC}">
                        <a14:shadowObscured xmlns:a14="http://schemas.microsoft.com/office/drawing/2010/main"/>
                      </a:ext>
                    </a:extLst>
                  </pic:spPr>
                </pic:pic>
              </a:graphicData>
            </a:graphic>
          </wp:inline>
        </w:drawing>
      </w:r>
    </w:p>
    <w:p w14:paraId="27FCC23E" w14:textId="6437E751" w:rsidR="00791C93" w:rsidRPr="00BA224E" w:rsidRDefault="00791C93" w:rsidP="00791C93">
      <w:pPr>
        <w:pStyle w:val="a9"/>
        <w:jc w:val="center"/>
        <w:rPr>
          <w:rFonts w:ascii="Times New Roman" w:hAnsi="Times New Roman" w:cs="Times New Roman"/>
        </w:rPr>
      </w:pPr>
      <w:r w:rsidRPr="00BA224E">
        <w:rPr>
          <w:rFonts w:ascii="Times New Roman" w:hAnsi="Times New Roman" w:cs="Times New Roman"/>
        </w:rPr>
        <w:t xml:space="preserve">Fig </w:t>
      </w:r>
      <w:r w:rsidRPr="00BA224E">
        <w:rPr>
          <w:rFonts w:ascii="Times New Roman" w:hAnsi="Times New Roman" w:cs="Times New Roman"/>
        </w:rPr>
        <w:fldChar w:fldCharType="begin"/>
      </w:r>
      <w:r w:rsidRPr="00BA224E">
        <w:rPr>
          <w:rFonts w:ascii="Times New Roman" w:hAnsi="Times New Roman" w:cs="Times New Roman"/>
        </w:rPr>
        <w:instrText xml:space="preserve"> SEQ Figure \* ARABIC </w:instrText>
      </w:r>
      <w:r w:rsidRPr="00BA224E">
        <w:rPr>
          <w:rFonts w:ascii="Times New Roman" w:hAnsi="Times New Roman" w:cs="Times New Roman"/>
        </w:rPr>
        <w:fldChar w:fldCharType="separate"/>
      </w:r>
      <w:r>
        <w:rPr>
          <w:rFonts w:ascii="Times New Roman" w:hAnsi="Times New Roman" w:cs="Times New Roman"/>
          <w:noProof/>
        </w:rPr>
        <w:t>3</w:t>
      </w:r>
      <w:r w:rsidRPr="00BA224E">
        <w:rPr>
          <w:rFonts w:ascii="Times New Roman" w:hAnsi="Times New Roman" w:cs="Times New Roman"/>
          <w:noProof/>
        </w:rPr>
        <w:fldChar w:fldCharType="end"/>
      </w:r>
      <w:r w:rsidR="007E415F">
        <w:rPr>
          <w:rFonts w:ascii="Times New Roman" w:hAnsi="Times New Roman" w:cs="Times New Roman"/>
          <w:noProof/>
        </w:rPr>
        <w:t>.</w:t>
      </w:r>
      <w:r w:rsidRPr="00BA224E">
        <w:rPr>
          <w:rFonts w:ascii="Times New Roman" w:hAnsi="Times New Roman" w:cs="Times New Roman"/>
        </w:rPr>
        <w:t xml:space="preserve"> Simulation</w:t>
      </w:r>
      <w:r>
        <w:rPr>
          <w:rFonts w:ascii="Times New Roman" w:hAnsi="Times New Roman" w:cs="Times New Roman"/>
        </w:rPr>
        <w:t xml:space="preserve"> </w:t>
      </w:r>
      <w:r w:rsidRPr="00BA224E">
        <w:rPr>
          <w:rFonts w:ascii="Times New Roman" w:hAnsi="Times New Roman" w:cs="Times New Roman"/>
        </w:rPr>
        <w:t>scenario overview</w:t>
      </w:r>
    </w:p>
    <w:p w14:paraId="728FD08A" w14:textId="77777777" w:rsidR="00791C93" w:rsidRDefault="00791C93" w:rsidP="00791C93">
      <w:pPr>
        <w:pStyle w:val="a3"/>
        <w:spacing w:after="0"/>
        <w:ind w:left="1800"/>
        <w:jc w:val="center"/>
        <w:rPr>
          <w:rFonts w:ascii="Times New Roman" w:hAnsi="Times New Roman" w:cs="Times New Roman"/>
          <w:color w:val="000000" w:themeColor="text1"/>
          <w:sz w:val="24"/>
          <w:szCs w:val="24"/>
        </w:rPr>
      </w:pPr>
    </w:p>
    <w:p w14:paraId="2C159360" w14:textId="2DE5D3E5" w:rsidR="00791C93" w:rsidRPr="00791C93" w:rsidRDefault="001E12DF" w:rsidP="00791C93">
      <w:pPr>
        <w:pStyle w:val="a3"/>
        <w:keepNext/>
        <w:numPr>
          <w:ilvl w:val="2"/>
          <w:numId w:val="1"/>
        </w:numPr>
        <w:spacing w:after="0"/>
        <w:ind w:left="1843" w:hanging="425"/>
        <w:jc w:val="both"/>
        <w:rPr>
          <w:rFonts w:ascii="Times New Roman" w:hAnsi="Times New Roman" w:cs="Times New Roman"/>
        </w:rPr>
      </w:pPr>
      <w:r>
        <w:rPr>
          <w:rFonts w:ascii="Times New Roman" w:hAnsi="Times New Roman" w:cs="Times New Roman"/>
          <w:color w:val="000000" w:themeColor="text1"/>
          <w:sz w:val="24"/>
          <w:szCs w:val="24"/>
        </w:rPr>
        <w:t>I</w:t>
      </w:r>
      <w:r w:rsidRPr="00D57546">
        <w:rPr>
          <w:rFonts w:ascii="Times New Roman" w:hAnsi="Times New Roman" w:cs="Times New Roman"/>
          <w:color w:val="000000" w:themeColor="text1"/>
          <w:sz w:val="24"/>
          <w:szCs w:val="24"/>
        </w:rPr>
        <w:t xml:space="preserve">n this </w:t>
      </w:r>
      <w:r>
        <w:rPr>
          <w:rFonts w:ascii="Times New Roman" w:hAnsi="Times New Roman" w:cs="Times New Roman"/>
          <w:color w:val="000000" w:themeColor="text1"/>
          <w:sz w:val="24"/>
          <w:szCs w:val="24"/>
        </w:rPr>
        <w:t>simulation</w:t>
      </w:r>
      <w:r w:rsidRPr="00D57546">
        <w:rPr>
          <w:rFonts w:ascii="Times New Roman" w:hAnsi="Times New Roman" w:cs="Times New Roman"/>
          <w:color w:val="000000" w:themeColor="text1"/>
          <w:sz w:val="24"/>
          <w:szCs w:val="24"/>
        </w:rPr>
        <w:t xml:space="preserve"> scenario, </w:t>
      </w:r>
      <w:r w:rsidRPr="0056757C">
        <w:rPr>
          <w:rFonts w:ascii="Times New Roman" w:hAnsi="Times New Roman" w:cs="Times New Roman" w:hint="eastAsia"/>
          <w:color w:val="000000" w:themeColor="text1"/>
          <w:sz w:val="24"/>
          <w:szCs w:val="24"/>
        </w:rPr>
        <w:t>the</w:t>
      </w:r>
      <w:r w:rsidRPr="00D57546">
        <w:rPr>
          <w:rFonts w:ascii="Times New Roman" w:hAnsi="Times New Roman" w:cs="Times New Roman"/>
          <w:color w:val="000000" w:themeColor="text1"/>
          <w:sz w:val="24"/>
          <w:szCs w:val="24"/>
        </w:rPr>
        <w:t xml:space="preserve"> </w:t>
      </w:r>
      <w:r w:rsidRPr="0056757C">
        <w:rPr>
          <w:rFonts w:ascii="Times New Roman" w:hAnsi="Times New Roman" w:cs="Times New Roman" w:hint="eastAsia"/>
          <w:color w:val="000000" w:themeColor="text1"/>
          <w:sz w:val="24"/>
          <w:szCs w:val="24"/>
        </w:rPr>
        <w:t>PPO</w:t>
      </w:r>
      <w:r w:rsidRPr="00D57546">
        <w:rPr>
          <w:rFonts w:ascii="Times New Roman" w:hAnsi="Times New Roman" w:cs="Times New Roman"/>
          <w:color w:val="000000" w:themeColor="text1"/>
          <w:sz w:val="24"/>
          <w:szCs w:val="24"/>
        </w:rPr>
        <w:t xml:space="preserve"> agent take actions both for loading robot and assembly robots for given</w:t>
      </w:r>
      <w:r>
        <w:rPr>
          <w:rFonts w:ascii="Times New Roman" w:hAnsi="Times New Roman" w:cs="Times New Roman"/>
          <w:color w:val="000000" w:themeColor="text1"/>
          <w:sz w:val="24"/>
          <w:szCs w:val="24"/>
        </w:rPr>
        <w:t xml:space="preserve"> </w:t>
      </w:r>
      <w:r w:rsidRPr="0056757C">
        <w:rPr>
          <w:rFonts w:ascii="Times New Roman" w:hAnsi="Times New Roman" w:cs="Times New Roman" w:hint="eastAsia"/>
          <w:color w:val="000000" w:themeColor="text1"/>
          <w:sz w:val="24"/>
          <w:szCs w:val="24"/>
        </w:rPr>
        <w:t>site</w:t>
      </w:r>
      <w:r w:rsidRPr="00D57546">
        <w:rPr>
          <w:rFonts w:ascii="Times New Roman" w:hAnsi="Times New Roman" w:cs="Times New Roman"/>
          <w:color w:val="000000" w:themeColor="text1"/>
          <w:sz w:val="24"/>
          <w:szCs w:val="24"/>
        </w:rPr>
        <w:t xml:space="preserve"> states (brick status, truck status, and assembly status) to train its policy network.</w:t>
      </w:r>
      <w:r>
        <w:rPr>
          <w:rFonts w:ascii="Times New Roman" w:hAnsi="Times New Roman" w:cs="Times New Roman"/>
          <w:color w:val="000000" w:themeColor="text1"/>
          <w:sz w:val="24"/>
          <w:szCs w:val="24"/>
        </w:rPr>
        <w:t xml:space="preserve"> </w:t>
      </w:r>
      <w:r w:rsidRPr="001E12DF">
        <w:rPr>
          <w:rFonts w:ascii="Times New Roman" w:hAnsi="Times New Roman" w:cs="Times New Roman"/>
          <w:color w:val="000000" w:themeColor="text1"/>
          <w:sz w:val="24"/>
          <w:szCs w:val="24"/>
        </w:rPr>
        <w:t>For each simulation tick, the agent takes one action per robot.</w:t>
      </w:r>
      <w:r>
        <w:rPr>
          <w:rFonts w:ascii="Times New Roman" w:hAnsi="Times New Roman" w:cs="Times New Roman"/>
          <w:color w:val="000000" w:themeColor="text1"/>
          <w:sz w:val="24"/>
          <w:szCs w:val="24"/>
        </w:rPr>
        <w:t xml:space="preserve"> </w:t>
      </w:r>
      <w:r w:rsidRPr="001E12DF">
        <w:rPr>
          <w:rFonts w:ascii="Times New Roman" w:hAnsi="Times New Roman" w:cs="Times New Roman"/>
          <w:color w:val="000000" w:themeColor="text1"/>
          <w:sz w:val="24"/>
          <w:szCs w:val="24"/>
        </w:rPr>
        <w:t xml:space="preserve">For the loading robot, </w:t>
      </w:r>
      <w:r w:rsidR="00B52A0B">
        <w:rPr>
          <w:rFonts w:ascii="Times New Roman" w:hAnsi="Times New Roman" w:cs="Times New Roman"/>
          <w:color w:val="000000" w:themeColor="text1"/>
          <w:sz w:val="24"/>
          <w:szCs w:val="24"/>
        </w:rPr>
        <w:t xml:space="preserve">it </w:t>
      </w:r>
      <w:r w:rsidRPr="001E12DF">
        <w:rPr>
          <w:rFonts w:ascii="Times New Roman" w:hAnsi="Times New Roman" w:cs="Times New Roman"/>
          <w:color w:val="000000" w:themeColor="text1"/>
          <w:sz w:val="24"/>
          <w:szCs w:val="24"/>
        </w:rPr>
        <w:t>decide</w:t>
      </w:r>
      <w:r w:rsidR="00B52A0B">
        <w:rPr>
          <w:rFonts w:ascii="Times New Roman" w:hAnsi="Times New Roman" w:cs="Times New Roman"/>
          <w:color w:val="000000" w:themeColor="text1"/>
          <w:sz w:val="24"/>
          <w:szCs w:val="24"/>
        </w:rPr>
        <w:t>s</w:t>
      </w:r>
      <w:r w:rsidRPr="001E12DF">
        <w:rPr>
          <w:rFonts w:ascii="Times New Roman" w:hAnsi="Times New Roman" w:cs="Times New Roman"/>
          <w:color w:val="000000" w:themeColor="text1"/>
          <w:sz w:val="24"/>
          <w:szCs w:val="24"/>
        </w:rPr>
        <w:t xml:space="preserve"> which bricks (type 1 to 4) and how many (1 to 4) to load on the loader truck.</w:t>
      </w:r>
      <w:r>
        <w:rPr>
          <w:rFonts w:ascii="Times New Roman" w:hAnsi="Times New Roman" w:cs="Times New Roman"/>
          <w:color w:val="000000" w:themeColor="text1"/>
          <w:sz w:val="24"/>
          <w:szCs w:val="24"/>
        </w:rPr>
        <w:t xml:space="preserve"> </w:t>
      </w:r>
      <w:r w:rsidRPr="001E12DF">
        <w:rPr>
          <w:rFonts w:ascii="Times New Roman" w:hAnsi="Times New Roman" w:cs="Times New Roman"/>
          <w:color w:val="000000" w:themeColor="text1"/>
          <w:sz w:val="24"/>
          <w:szCs w:val="24"/>
        </w:rPr>
        <w:t xml:space="preserve">For assembly robots, </w:t>
      </w:r>
      <w:r>
        <w:rPr>
          <w:rFonts w:ascii="Times New Roman" w:hAnsi="Times New Roman" w:cs="Times New Roman"/>
          <w:color w:val="000000" w:themeColor="text1"/>
          <w:sz w:val="24"/>
          <w:szCs w:val="24"/>
        </w:rPr>
        <w:t>it</w:t>
      </w:r>
      <w:r w:rsidRPr="001E12DF">
        <w:rPr>
          <w:rFonts w:ascii="Times New Roman" w:hAnsi="Times New Roman" w:cs="Times New Roman"/>
          <w:color w:val="000000" w:themeColor="text1"/>
          <w:sz w:val="24"/>
          <w:szCs w:val="24"/>
        </w:rPr>
        <w:t xml:space="preserve"> decide</w:t>
      </w:r>
      <w:r>
        <w:rPr>
          <w:rFonts w:ascii="Times New Roman" w:hAnsi="Times New Roman" w:cs="Times New Roman"/>
          <w:color w:val="000000" w:themeColor="text1"/>
          <w:sz w:val="24"/>
          <w:szCs w:val="24"/>
        </w:rPr>
        <w:t>s</w:t>
      </w:r>
      <w:r w:rsidRPr="001E12DF">
        <w:rPr>
          <w:rFonts w:ascii="Times New Roman" w:hAnsi="Times New Roman" w:cs="Times New Roman"/>
          <w:color w:val="000000" w:themeColor="text1"/>
          <w:sz w:val="24"/>
          <w:szCs w:val="24"/>
        </w:rPr>
        <w:t xml:space="preserve"> in what order to assemble the bricks delivered via the loader truck and whether to send the truck back or </w:t>
      </w:r>
      <w:r w:rsidR="00F2589B">
        <w:rPr>
          <w:rFonts w:ascii="Times New Roman" w:hAnsi="Times New Roman" w:cs="Times New Roman"/>
          <w:color w:val="000000" w:themeColor="text1"/>
          <w:sz w:val="24"/>
          <w:szCs w:val="24"/>
        </w:rPr>
        <w:t>wait</w:t>
      </w:r>
      <w:r w:rsidRPr="001E12D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57546">
        <w:rPr>
          <w:rFonts w:ascii="Times New Roman" w:hAnsi="Times New Roman" w:cs="Times New Roman"/>
          <w:color w:val="000000" w:themeColor="text1"/>
          <w:sz w:val="24"/>
          <w:szCs w:val="24"/>
        </w:rPr>
        <w:t xml:space="preserve">The agent gets feedbacks for their </w:t>
      </w:r>
      <w:r w:rsidR="00791C93" w:rsidRPr="00D57546">
        <w:rPr>
          <w:rFonts w:ascii="Times New Roman" w:hAnsi="Times New Roman" w:cs="Times New Roman"/>
          <w:color w:val="000000" w:themeColor="text1"/>
          <w:sz w:val="24"/>
          <w:szCs w:val="24"/>
        </w:rPr>
        <w:t xml:space="preserve">actions according to </w:t>
      </w:r>
      <w:commentRangeStart w:id="96"/>
      <w:commentRangeStart w:id="97"/>
      <w:r w:rsidR="00791C93" w:rsidRPr="00D57546">
        <w:rPr>
          <w:rFonts w:ascii="Times New Roman" w:hAnsi="Times New Roman" w:cs="Times New Roman"/>
          <w:color w:val="000000" w:themeColor="text1"/>
          <w:sz w:val="24"/>
          <w:szCs w:val="24"/>
        </w:rPr>
        <w:t xml:space="preserve">the robots’ performances </w:t>
      </w:r>
      <w:commentRangeEnd w:id="96"/>
      <w:r w:rsidR="00A6224A">
        <w:rPr>
          <w:rStyle w:val="a5"/>
        </w:rPr>
        <w:commentReference w:id="96"/>
      </w:r>
      <w:commentRangeEnd w:id="97"/>
      <w:r w:rsidR="0058631C">
        <w:rPr>
          <w:rStyle w:val="a5"/>
        </w:rPr>
        <w:commentReference w:id="97"/>
      </w:r>
      <w:r w:rsidR="00791C93" w:rsidRPr="00D57546">
        <w:rPr>
          <w:rFonts w:ascii="Times New Roman" w:hAnsi="Times New Roman" w:cs="Times New Roman"/>
          <w:color w:val="000000" w:themeColor="text1"/>
          <w:sz w:val="24"/>
          <w:szCs w:val="24"/>
        </w:rPr>
        <w:t>(</w:t>
      </w:r>
      <w:commentRangeStart w:id="98"/>
      <w:commentRangeStart w:id="99"/>
      <w:r w:rsidR="00791C93" w:rsidRPr="00D57546">
        <w:rPr>
          <w:rFonts w:ascii="Times New Roman" w:hAnsi="Times New Roman" w:cs="Times New Roman"/>
          <w:color w:val="000000" w:themeColor="text1"/>
          <w:sz w:val="24"/>
          <w:szCs w:val="24"/>
        </w:rPr>
        <w:t>productivity</w:t>
      </w:r>
      <w:commentRangeEnd w:id="98"/>
      <w:r w:rsidR="00A6224A">
        <w:rPr>
          <w:rStyle w:val="a5"/>
        </w:rPr>
        <w:commentReference w:id="98"/>
      </w:r>
      <w:commentRangeEnd w:id="99"/>
      <w:r w:rsidR="00F76D79">
        <w:rPr>
          <w:rStyle w:val="a5"/>
        </w:rPr>
        <w:commentReference w:id="99"/>
      </w:r>
      <w:ins w:id="100" w:author="Lee Dongmin" w:date="2020-09-29T14:27:00Z">
        <w:r w:rsidR="00F2589B">
          <w:rPr>
            <w:rFonts w:ascii="Times New Roman" w:hAnsi="Times New Roman" w:cs="Times New Roman"/>
            <w:color w:val="000000" w:themeColor="text1"/>
            <w:sz w:val="24"/>
            <w:szCs w:val="24"/>
          </w:rPr>
          <w:t xml:space="preserve"> </w:t>
        </w:r>
      </w:ins>
      <w:ins w:id="101" w:author="Lee Dongmin" w:date="2020-09-29T14:28:00Z">
        <w:r w:rsidR="006521BC">
          <w:rPr>
            <w:rFonts w:ascii="Times New Roman" w:hAnsi="Times New Roman" w:cs="Times New Roman"/>
            <w:color w:val="000000" w:themeColor="text1"/>
            <w:sz w:val="24"/>
            <w:szCs w:val="24"/>
          </w:rPr>
          <w:t>and</w:t>
        </w:r>
      </w:ins>
      <w:ins w:id="102" w:author="Lee Dongmin" w:date="2020-09-29T14:27:00Z">
        <w:r w:rsidR="00F2589B">
          <w:rPr>
            <w:rFonts w:ascii="Times New Roman" w:hAnsi="Times New Roman" w:cs="Times New Roman"/>
            <w:color w:val="000000" w:themeColor="text1"/>
            <w:sz w:val="24"/>
            <w:szCs w:val="24"/>
          </w:rPr>
          <w:t xml:space="preserve"> idle time) </w:t>
        </w:r>
      </w:ins>
      <w:ins w:id="103" w:author="Lee Dongmin" w:date="2020-09-29T14:29:00Z">
        <w:r w:rsidR="006521BC">
          <w:rPr>
            <w:rFonts w:ascii="Times New Roman" w:hAnsi="Times New Roman" w:cs="Times New Roman"/>
            <w:color w:val="000000" w:themeColor="text1"/>
            <w:sz w:val="24"/>
            <w:szCs w:val="24"/>
          </w:rPr>
          <w:t>and overall project performance</w:t>
        </w:r>
      </w:ins>
      <w:ins w:id="104" w:author="Lee Dongmin" w:date="2020-09-29T14:27:00Z">
        <w:r w:rsidR="00F2589B">
          <w:rPr>
            <w:rFonts w:ascii="Times New Roman" w:hAnsi="Times New Roman" w:cs="Times New Roman"/>
            <w:color w:val="000000" w:themeColor="text1"/>
            <w:sz w:val="24"/>
            <w:szCs w:val="24"/>
          </w:rPr>
          <w:t xml:space="preserve"> </w:t>
        </w:r>
      </w:ins>
      <w:ins w:id="105" w:author="Lee Dongmin" w:date="2020-09-29T14:29:00Z">
        <w:r w:rsidR="006521BC">
          <w:rPr>
            <w:rFonts w:ascii="Times New Roman" w:hAnsi="Times New Roman" w:cs="Times New Roman"/>
            <w:color w:val="000000" w:themeColor="text1"/>
            <w:sz w:val="24"/>
            <w:szCs w:val="24"/>
          </w:rPr>
          <w:t>(bridge construction time</w:t>
        </w:r>
      </w:ins>
      <w:commentRangeStart w:id="106"/>
      <w:commentRangeStart w:id="107"/>
      <w:commentRangeEnd w:id="106"/>
      <w:r w:rsidR="00A6224A">
        <w:rPr>
          <w:rStyle w:val="a5"/>
        </w:rPr>
        <w:commentReference w:id="106"/>
      </w:r>
      <w:commentRangeEnd w:id="107"/>
      <w:r w:rsidR="00F76D79">
        <w:rPr>
          <w:rStyle w:val="a5"/>
        </w:rPr>
        <w:commentReference w:id="107"/>
      </w:r>
      <w:ins w:id="108" w:author="Lee Dongmin" w:date="2020-09-29T14:29:00Z">
        <w:r w:rsidR="006521BC">
          <w:rPr>
            <w:rFonts w:ascii="Times New Roman" w:hAnsi="Times New Roman" w:cs="Times New Roman"/>
            <w:color w:val="000000" w:themeColor="text1"/>
            <w:sz w:val="24"/>
            <w:szCs w:val="24"/>
          </w:rPr>
          <w:t>)</w:t>
        </w:r>
      </w:ins>
      <w:r w:rsidR="00791C93" w:rsidRPr="00D57546">
        <w:rPr>
          <w:rFonts w:ascii="Times New Roman" w:hAnsi="Times New Roman" w:cs="Times New Roman"/>
          <w:color w:val="000000" w:themeColor="text1"/>
          <w:sz w:val="24"/>
          <w:szCs w:val="24"/>
        </w:rPr>
        <w:t>, and the feedbacks update the policy network</w:t>
      </w:r>
      <w:r w:rsidR="00B52A0B">
        <w:rPr>
          <w:rFonts w:ascii="Times New Roman" w:hAnsi="Times New Roman" w:cs="Times New Roman"/>
          <w:color w:val="000000" w:themeColor="text1"/>
          <w:sz w:val="24"/>
          <w:szCs w:val="24"/>
        </w:rPr>
        <w:t xml:space="preserve"> (Fig.4)</w:t>
      </w:r>
      <w:r w:rsidR="00791C93" w:rsidRPr="00D57546">
        <w:rPr>
          <w:rFonts w:ascii="Times New Roman" w:hAnsi="Times New Roman" w:cs="Times New Roman"/>
          <w:color w:val="000000" w:themeColor="text1"/>
          <w:sz w:val="24"/>
          <w:szCs w:val="24"/>
        </w:rPr>
        <w:t xml:space="preserve">. </w:t>
      </w:r>
    </w:p>
    <w:p w14:paraId="0CDD97CF" w14:textId="613D160D" w:rsidR="00791C93" w:rsidRDefault="0058631C" w:rsidP="0058631C">
      <w:pPr>
        <w:pStyle w:val="a3"/>
        <w:spacing w:after="0"/>
        <w:ind w:left="0"/>
        <w:jc w:val="right"/>
        <w:rPr>
          <w:rFonts w:ascii="Times New Roman" w:hAnsi="Times New Roman" w:cs="Times New Roman"/>
          <w:color w:val="000000" w:themeColor="text1"/>
          <w:sz w:val="24"/>
          <w:szCs w:val="24"/>
        </w:rPr>
      </w:pPr>
      <w:ins w:id="109" w:author="Lee Dongmin" w:date="2020-09-29T15:38:00Z">
        <w:r>
          <w:rPr>
            <w:rFonts w:ascii="Times New Roman" w:hAnsi="Times New Roman" w:cs="Times New Roman"/>
            <w:noProof/>
            <w:color w:val="000000" w:themeColor="text1"/>
            <w:sz w:val="24"/>
            <w:szCs w:val="24"/>
          </w:rPr>
          <w:drawing>
            <wp:inline distT="0" distB="0" distL="0" distR="0" wp14:anchorId="1AFC513C" wp14:editId="0ED3FD34">
              <wp:extent cx="4899021" cy="2456676"/>
              <wp:effectExtent l="0" t="0" r="0" b="127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8017" cy="2466202"/>
                      </a:xfrm>
                      <a:prstGeom prst="rect">
                        <a:avLst/>
                      </a:prstGeom>
                      <a:noFill/>
                    </pic:spPr>
                  </pic:pic>
                </a:graphicData>
              </a:graphic>
            </wp:inline>
          </w:drawing>
        </w:r>
      </w:ins>
    </w:p>
    <w:p w14:paraId="7A167202" w14:textId="73ABD5B2" w:rsidR="00791C93" w:rsidRPr="00BA224E" w:rsidRDefault="00791C93" w:rsidP="0058631C">
      <w:pPr>
        <w:pStyle w:val="a9"/>
        <w:jc w:val="center"/>
        <w:rPr>
          <w:rFonts w:ascii="Times New Roman" w:hAnsi="Times New Roman" w:cs="Times New Roman"/>
        </w:rPr>
      </w:pPr>
      <w:r w:rsidRPr="00BA224E">
        <w:rPr>
          <w:rFonts w:ascii="Times New Roman" w:hAnsi="Times New Roman" w:cs="Times New Roman"/>
        </w:rPr>
        <w:t>Fig</w:t>
      </w:r>
      <w:ins w:id="110" w:author="Lee Dongmin" w:date="2020-09-29T16:47:00Z">
        <w:r w:rsidR="000713B7">
          <w:rPr>
            <w:rFonts w:ascii="Times New Roman" w:hAnsi="Times New Roman" w:cs="Times New Roman"/>
          </w:rPr>
          <w:t>.</w:t>
        </w:r>
      </w:ins>
      <w:r w:rsidRPr="00BA224E">
        <w:rPr>
          <w:rFonts w:ascii="Times New Roman" w:hAnsi="Times New Roman" w:cs="Times New Roman"/>
        </w:rPr>
        <w:t xml:space="preserve"> </w:t>
      </w:r>
      <w:ins w:id="111" w:author="Lee Dongmin" w:date="2020-09-29T16:47:00Z">
        <w:r w:rsidR="000713B7">
          <w:rPr>
            <w:rFonts w:ascii="Times New Roman" w:hAnsi="Times New Roman" w:cs="Times New Roman"/>
          </w:rPr>
          <w:t xml:space="preserve">4 </w:t>
        </w:r>
      </w:ins>
      <w:r w:rsidR="0058631C">
        <w:rPr>
          <w:rFonts w:ascii="Times New Roman" w:hAnsi="Times New Roman" w:cs="Times New Roman"/>
        </w:rPr>
        <w:t xml:space="preserve">PPO </w:t>
      </w:r>
      <w:r>
        <w:rPr>
          <w:rFonts w:ascii="Times New Roman" w:hAnsi="Times New Roman" w:cs="Times New Roman"/>
        </w:rPr>
        <w:t>training scenarios</w:t>
      </w:r>
      <w:r w:rsidR="0058631C">
        <w:rPr>
          <w:rFonts w:ascii="Times New Roman" w:hAnsi="Times New Roman" w:cs="Times New Roman"/>
        </w:rPr>
        <w:t xml:space="preserve"> (to be revised)</w:t>
      </w:r>
    </w:p>
    <w:p w14:paraId="229D6069" w14:textId="47377BAD" w:rsidR="0095724B" w:rsidRDefault="0095724B" w:rsidP="0095724B">
      <w:pPr>
        <w:pStyle w:val="a3"/>
        <w:keepNext/>
        <w:numPr>
          <w:ilvl w:val="2"/>
          <w:numId w:val="1"/>
        </w:numPr>
        <w:spacing w:after="0"/>
        <w:ind w:left="1843" w:hanging="425"/>
        <w:jc w:val="both"/>
        <w:rPr>
          <w:rFonts w:ascii="Times New Roman" w:hAnsi="Times New Roman" w:cs="Times New Roman"/>
          <w:color w:val="000000" w:themeColor="text1"/>
          <w:sz w:val="24"/>
          <w:szCs w:val="24"/>
        </w:rPr>
      </w:pPr>
      <w:ins w:id="112" w:author="Lee Dongmin" w:date="2020-09-28T23:47:00Z">
        <w:r>
          <w:rPr>
            <w:rFonts w:ascii="Times New Roman" w:hAnsi="Times New Roman" w:cs="Times New Roman"/>
            <w:color w:val="000000" w:themeColor="text1"/>
            <w:sz w:val="24"/>
            <w:szCs w:val="24"/>
          </w:rPr>
          <w:lastRenderedPageBreak/>
          <w:t xml:space="preserve">Hyper parameter setting </w:t>
        </w:r>
      </w:ins>
      <w:ins w:id="113" w:author="Lee Dongmin" w:date="2020-09-28T23:48:00Z">
        <w:r>
          <w:rPr>
            <w:rFonts w:ascii="Times New Roman" w:hAnsi="Times New Roman" w:cs="Times New Roman"/>
            <w:color w:val="000000" w:themeColor="text1"/>
            <w:sz w:val="24"/>
            <w:szCs w:val="24"/>
          </w:rPr>
          <w:t>(</w:t>
        </w:r>
      </w:ins>
      <w:commentRangeStart w:id="114"/>
      <w:commentRangeStart w:id="115"/>
      <w:r>
        <w:rPr>
          <w:rFonts w:ascii="Times New Roman" w:hAnsi="Times New Roman" w:cs="Times New Roman"/>
          <w:color w:val="000000" w:themeColor="text1"/>
          <w:sz w:val="24"/>
          <w:szCs w:val="24"/>
        </w:rPr>
        <w:t xml:space="preserve">Training Epoch, </w:t>
      </w:r>
      <w:r w:rsidR="0058631C">
        <w:rPr>
          <w:rFonts w:ascii="Times New Roman" w:hAnsi="Times New Roman" w:cs="Times New Roman"/>
          <w:color w:val="000000" w:themeColor="text1"/>
          <w:sz w:val="24"/>
          <w:szCs w:val="24"/>
        </w:rPr>
        <w:t>hours</w:t>
      </w:r>
      <w:r>
        <w:rPr>
          <w:rFonts w:ascii="Times New Roman" w:hAnsi="Times New Roman" w:cs="Times New Roman"/>
          <w:color w:val="000000" w:themeColor="text1"/>
          <w:sz w:val="24"/>
          <w:szCs w:val="24"/>
        </w:rPr>
        <w:t>, 45 parallel learning</w:t>
      </w:r>
      <w:commentRangeEnd w:id="114"/>
      <w:r w:rsidRPr="00797B75">
        <w:rPr>
          <w:rFonts w:ascii="Times New Roman" w:hAnsi="Times New Roman" w:cs="Times New Roman"/>
          <w:color w:val="000000" w:themeColor="text1"/>
          <w:sz w:val="24"/>
          <w:szCs w:val="24"/>
        </w:rPr>
        <w:commentReference w:id="114"/>
      </w:r>
      <w:commentRangeEnd w:id="115"/>
      <w:r w:rsidR="0058631C">
        <w:rPr>
          <w:rStyle w:val="a5"/>
        </w:rPr>
        <w:commentReference w:id="115"/>
      </w:r>
      <w:ins w:id="116" w:author="Lee Dongmin" w:date="2020-09-28T23:48:00Z">
        <w:r>
          <w:rPr>
            <w:rFonts w:ascii="Times New Roman" w:hAnsi="Times New Roman" w:cs="Times New Roman"/>
            <w:color w:val="000000" w:themeColor="text1"/>
            <w:sz w:val="24"/>
            <w:szCs w:val="24"/>
          </w:rPr>
          <w:t>, gamma, theta, alpha</w:t>
        </w:r>
      </w:ins>
      <w:ins w:id="117" w:author="Lee Dongmin" w:date="2020-09-30T12:57:00Z">
        <w:r w:rsidR="00F91CBD">
          <w:rPr>
            <w:rFonts w:ascii="Times New Roman" w:hAnsi="Times New Roman" w:cs="Times New Roman"/>
            <w:color w:val="000000" w:themeColor="text1"/>
            <w:sz w:val="24"/>
            <w:szCs w:val="24"/>
          </w:rPr>
          <w:t xml:space="preserve"> (learning rate)</w:t>
        </w:r>
      </w:ins>
      <w:ins w:id="118" w:author="Lee Dongmin" w:date="2020-09-29T15:42:00Z">
        <w:r w:rsidR="0058631C">
          <w:rPr>
            <w:rFonts w:ascii="Times New Roman" w:hAnsi="Times New Roman" w:cs="Times New Roman"/>
            <w:color w:val="000000" w:themeColor="text1"/>
            <w:sz w:val="24"/>
            <w:szCs w:val="24"/>
          </w:rPr>
          <w:t>, batch size</w:t>
        </w:r>
      </w:ins>
      <w:ins w:id="119" w:author="Lee Dongmin" w:date="2020-09-28T23:48:00Z">
        <w:r>
          <w:rPr>
            <w:rFonts w:ascii="Times New Roman" w:hAnsi="Times New Roman" w:cs="Times New Roman"/>
            <w:color w:val="000000" w:themeColor="text1"/>
            <w:sz w:val="24"/>
            <w:szCs w:val="24"/>
          </w:rPr>
          <w:t>)</w:t>
        </w:r>
      </w:ins>
    </w:p>
    <w:p w14:paraId="795C9784" w14:textId="6BA52D10" w:rsidR="00E14645" w:rsidRDefault="0058631C" w:rsidP="00020498">
      <w:pPr>
        <w:pStyle w:val="a3"/>
        <w:numPr>
          <w:ilvl w:val="1"/>
          <w:numId w:val="1"/>
        </w:numPr>
        <w:spacing w:after="0"/>
        <w:jc w:val="both"/>
        <w:rPr>
          <w:ins w:id="120" w:author="Lee Dongmin" w:date="2020-09-28T13:35:00Z"/>
          <w:rFonts w:ascii="Times New Roman" w:hAnsi="Times New Roman" w:cs="Times New Roman"/>
          <w:color w:val="000000" w:themeColor="text1"/>
          <w:sz w:val="24"/>
          <w:szCs w:val="24"/>
        </w:rPr>
      </w:pPr>
      <w:ins w:id="121" w:author="Lee Dongmin" w:date="2020-09-29T15:44:00Z">
        <w:r>
          <w:rPr>
            <w:rFonts w:ascii="Times New Roman" w:hAnsi="Times New Roman" w:cs="Times New Roman"/>
            <w:color w:val="000000" w:themeColor="text1"/>
            <w:sz w:val="24"/>
            <w:szCs w:val="24"/>
          </w:rPr>
          <w:t>Results of PPO</w:t>
        </w:r>
      </w:ins>
      <w:ins w:id="122" w:author="Lee Dongmin" w:date="2020-09-28T23:49:00Z">
        <w:r w:rsidR="0095724B">
          <w:rPr>
            <w:rFonts w:ascii="Times New Roman" w:hAnsi="Times New Roman" w:cs="Times New Roman"/>
            <w:color w:val="000000" w:themeColor="text1"/>
            <w:sz w:val="24"/>
            <w:szCs w:val="24"/>
          </w:rPr>
          <w:t xml:space="preserve"> </w:t>
        </w:r>
        <w:commentRangeStart w:id="123"/>
        <w:commentRangeStart w:id="124"/>
        <w:r w:rsidR="0095724B">
          <w:rPr>
            <w:rFonts w:ascii="Times New Roman" w:hAnsi="Times New Roman" w:cs="Times New Roman"/>
            <w:color w:val="000000" w:themeColor="text1"/>
            <w:sz w:val="24"/>
            <w:szCs w:val="24"/>
          </w:rPr>
          <w:t>training</w:t>
        </w:r>
      </w:ins>
      <w:ins w:id="125" w:author="Lee Dongmin" w:date="2020-09-29T15:44:00Z">
        <w:r>
          <w:rPr>
            <w:rFonts w:ascii="Times New Roman" w:hAnsi="Times New Roman" w:cs="Times New Roman"/>
            <w:color w:val="000000" w:themeColor="text1"/>
            <w:sz w:val="24"/>
            <w:szCs w:val="24"/>
          </w:rPr>
          <w:t xml:space="preserve"> for optimal</w:t>
        </w:r>
      </w:ins>
      <w:ins w:id="126" w:author="Lee Dongmin" w:date="2020-09-29T16:33:00Z">
        <w:r w:rsidR="000713B7">
          <w:rPr>
            <w:rFonts w:ascii="Times New Roman" w:hAnsi="Times New Roman" w:cs="Times New Roman"/>
            <w:color w:val="000000" w:themeColor="text1"/>
            <w:sz w:val="24"/>
            <w:szCs w:val="24"/>
          </w:rPr>
          <w:t xml:space="preserve"> control</w:t>
        </w:r>
      </w:ins>
      <w:ins w:id="127" w:author="Lee Dongmin" w:date="2020-09-29T15:44:00Z">
        <w:r>
          <w:rPr>
            <w:rFonts w:ascii="Times New Roman" w:hAnsi="Times New Roman" w:cs="Times New Roman"/>
            <w:color w:val="000000" w:themeColor="text1"/>
            <w:sz w:val="24"/>
            <w:szCs w:val="24"/>
          </w:rPr>
          <w:t xml:space="preserve"> policy</w:t>
        </w:r>
      </w:ins>
      <w:ins w:id="128" w:author="Lee Dongmin" w:date="2020-09-28T23:49:00Z">
        <w:r w:rsidR="0095724B">
          <w:rPr>
            <w:rFonts w:ascii="Times New Roman" w:hAnsi="Times New Roman" w:cs="Times New Roman"/>
            <w:color w:val="000000" w:themeColor="text1"/>
            <w:sz w:val="24"/>
            <w:szCs w:val="24"/>
          </w:rPr>
          <w:t xml:space="preserve"> </w:t>
        </w:r>
      </w:ins>
      <w:commentRangeEnd w:id="123"/>
      <w:r w:rsidR="00A6224A">
        <w:rPr>
          <w:rStyle w:val="a5"/>
        </w:rPr>
        <w:commentReference w:id="123"/>
      </w:r>
      <w:commentRangeEnd w:id="124"/>
      <w:r w:rsidR="00F91CBD">
        <w:rPr>
          <w:rStyle w:val="a5"/>
        </w:rPr>
        <w:commentReference w:id="124"/>
      </w:r>
    </w:p>
    <w:p w14:paraId="169F8F74" w14:textId="77777777" w:rsidR="00020498" w:rsidRPr="00E2274C" w:rsidRDefault="00020498" w:rsidP="00020498">
      <w:pPr>
        <w:pStyle w:val="a3"/>
        <w:spacing w:after="0"/>
        <w:ind w:left="1080"/>
        <w:jc w:val="both"/>
        <w:rPr>
          <w:rFonts w:ascii="Times New Roman" w:hAnsi="Times New Roman" w:cs="Times New Roman"/>
          <w:color w:val="000000" w:themeColor="text1"/>
          <w:sz w:val="24"/>
          <w:szCs w:val="24"/>
        </w:rPr>
      </w:pPr>
    </w:p>
    <w:p w14:paraId="7AB1A123" w14:textId="77777777" w:rsidR="000713B7" w:rsidRDefault="00C01AFD" w:rsidP="000713B7">
      <w:pPr>
        <w:pStyle w:val="a3"/>
        <w:keepNext/>
        <w:spacing w:after="0"/>
        <w:ind w:left="1800"/>
        <w:jc w:val="both"/>
      </w:pPr>
      <w:r>
        <w:rPr>
          <w:rFonts w:ascii="Times New Roman" w:hAnsi="Times New Roman" w:cs="Times New Roman"/>
          <w:noProof/>
          <w:lang w:eastAsia="ko-KR"/>
        </w:rPr>
        <w:drawing>
          <wp:inline distT="0" distB="0" distL="0" distR="0" wp14:anchorId="3113202D" wp14:editId="70423673">
            <wp:extent cx="3977453" cy="2571008"/>
            <wp:effectExtent l="0" t="0" r="4445"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2804" cy="2593859"/>
                    </a:xfrm>
                    <a:prstGeom prst="rect">
                      <a:avLst/>
                    </a:prstGeom>
                    <a:noFill/>
                  </pic:spPr>
                </pic:pic>
              </a:graphicData>
            </a:graphic>
          </wp:inline>
        </w:drawing>
      </w:r>
    </w:p>
    <w:p w14:paraId="605C5B25" w14:textId="086A1416" w:rsidR="00C01AFD" w:rsidRPr="00C97050" w:rsidRDefault="000713B7" w:rsidP="000713B7">
      <w:pPr>
        <w:pStyle w:val="a9"/>
        <w:jc w:val="center"/>
        <w:rPr>
          <w:rFonts w:ascii="Times New Roman" w:hAnsi="Times New Roman" w:cs="Times New Roman"/>
        </w:rPr>
      </w:pPr>
      <w:r w:rsidRPr="000713B7">
        <w:rPr>
          <w:rFonts w:ascii="Times New Roman" w:hAnsi="Times New Roman" w:cs="Times New Roman"/>
        </w:rPr>
        <w:t>Fig</w:t>
      </w:r>
      <w:r>
        <w:rPr>
          <w:rFonts w:ascii="Times New Roman" w:hAnsi="Times New Roman" w:cs="Times New Roman"/>
        </w:rPr>
        <w:t>.</w:t>
      </w:r>
      <w:r w:rsidRPr="000713B7">
        <w:rPr>
          <w:rFonts w:ascii="Times New Roman" w:hAnsi="Times New Roman" w:cs="Times New Roman"/>
        </w:rPr>
        <w:t xml:space="preserve"> 5</w:t>
      </w:r>
      <w:r>
        <w:rPr>
          <w:rFonts w:ascii="Times New Roman" w:hAnsi="Times New Roman" w:cs="Times New Roman"/>
        </w:rPr>
        <w:t xml:space="preserve"> Learning curve for (a) cumulative reward (b) building success rate (c) episode time (to be revised)</w:t>
      </w:r>
    </w:p>
    <w:p w14:paraId="704EB7E6" w14:textId="77777777" w:rsidR="009D3DD9" w:rsidRPr="00E2274C" w:rsidRDefault="009D3DD9" w:rsidP="00E2274C">
      <w:pPr>
        <w:pStyle w:val="a3"/>
        <w:spacing w:after="0"/>
        <w:ind w:left="360"/>
        <w:jc w:val="both"/>
        <w:rPr>
          <w:rFonts w:ascii="Times New Roman" w:hAnsi="Times New Roman" w:cs="Times New Roman"/>
          <w:b/>
          <w:color w:val="000000" w:themeColor="text1"/>
          <w:sz w:val="24"/>
          <w:szCs w:val="24"/>
        </w:rPr>
      </w:pPr>
    </w:p>
    <w:p w14:paraId="24884A43" w14:textId="77777777" w:rsidR="00C01AFD" w:rsidRPr="00C01AFD" w:rsidRDefault="00C01AFD" w:rsidP="00C01AFD">
      <w:pPr>
        <w:spacing w:after="0"/>
        <w:jc w:val="both"/>
        <w:rPr>
          <w:rFonts w:ascii="Times New Roman" w:hAnsi="Times New Roman" w:cs="Times New Roman"/>
          <w:color w:val="000000" w:themeColor="text1"/>
          <w:sz w:val="24"/>
          <w:szCs w:val="24"/>
        </w:rPr>
      </w:pPr>
    </w:p>
    <w:p w14:paraId="4E2A3997" w14:textId="4C662665" w:rsidR="00FF2E65" w:rsidRPr="007E415F" w:rsidRDefault="00FF2E65" w:rsidP="00FF2E65">
      <w:pPr>
        <w:pStyle w:val="a3"/>
        <w:numPr>
          <w:ilvl w:val="1"/>
          <w:numId w:val="1"/>
        </w:numPr>
        <w:spacing w:after="0"/>
        <w:jc w:val="both"/>
        <w:rPr>
          <w:ins w:id="129" w:author="Lee Dongmin" w:date="2020-09-29T16:03:00Z"/>
          <w:rFonts w:ascii="Times New Roman" w:hAnsi="Times New Roman" w:cs="Times New Roman"/>
          <w:color w:val="000000" w:themeColor="text1"/>
          <w:sz w:val="24"/>
          <w:szCs w:val="24"/>
        </w:rPr>
      </w:pPr>
      <w:ins w:id="130" w:author="Lee Dongmin" w:date="2020-09-29T16:03:00Z">
        <w:r>
          <w:rPr>
            <w:rFonts w:ascii="Times New Roman" w:hAnsi="Times New Roman" w:cs="Times New Roman"/>
            <w:color w:val="000000" w:themeColor="text1"/>
            <w:sz w:val="24"/>
            <w:szCs w:val="24"/>
          </w:rPr>
          <w:t>PPO</w:t>
        </w:r>
      </w:ins>
      <w:ins w:id="131" w:author="Lee Dongmin" w:date="2020-09-29T16:04:00Z">
        <w:r>
          <w:rPr>
            <w:rFonts w:ascii="Times New Roman" w:hAnsi="Times New Roman" w:cs="Times New Roman"/>
            <w:color w:val="000000" w:themeColor="text1"/>
            <w:sz w:val="24"/>
            <w:szCs w:val="24"/>
          </w:rPr>
          <w:t xml:space="preserve"> policy’s </w:t>
        </w:r>
      </w:ins>
      <w:ins w:id="132" w:author="Lee Dongmin" w:date="2020-09-29T16:33:00Z">
        <w:r w:rsidR="000713B7">
          <w:rPr>
            <w:rFonts w:ascii="Times New Roman" w:hAnsi="Times New Roman" w:cs="Times New Roman"/>
            <w:color w:val="000000" w:themeColor="text1"/>
            <w:sz w:val="24"/>
            <w:szCs w:val="24"/>
          </w:rPr>
          <w:t xml:space="preserve">adaptive control </w:t>
        </w:r>
      </w:ins>
      <w:ins w:id="133" w:author="Lee Dongmin" w:date="2020-09-29T16:04:00Z">
        <w:r>
          <w:rPr>
            <w:rFonts w:ascii="Times New Roman" w:hAnsi="Times New Roman" w:cs="Times New Roman"/>
            <w:color w:val="000000" w:themeColor="text1"/>
            <w:sz w:val="24"/>
            <w:szCs w:val="24"/>
          </w:rPr>
          <w:t xml:space="preserve">performance in </w:t>
        </w:r>
      </w:ins>
      <w:ins w:id="134" w:author="Lee Dongmin" w:date="2020-09-30T00:24:00Z">
        <w:r w:rsidR="00F926DC">
          <w:rPr>
            <w:rFonts w:ascii="Times New Roman" w:hAnsi="Times New Roman" w:cs="Times New Roman"/>
            <w:color w:val="000000" w:themeColor="text1"/>
            <w:sz w:val="24"/>
            <w:szCs w:val="24"/>
          </w:rPr>
          <w:t xml:space="preserve">the </w:t>
        </w:r>
      </w:ins>
      <w:ins w:id="135" w:author="Lee Dongmin" w:date="2020-09-29T16:04:00Z">
        <w:r>
          <w:rPr>
            <w:rFonts w:ascii="Times New Roman" w:hAnsi="Times New Roman" w:cs="Times New Roman"/>
            <w:color w:val="000000" w:themeColor="text1"/>
            <w:sz w:val="24"/>
            <w:szCs w:val="24"/>
          </w:rPr>
          <w:t xml:space="preserve">dynamic site environment </w:t>
        </w:r>
      </w:ins>
    </w:p>
    <w:p w14:paraId="468A6F18" w14:textId="162D7619" w:rsidR="00FF2E65" w:rsidRPr="00FF2E65" w:rsidRDefault="00FF2E65" w:rsidP="00C01AFD">
      <w:pPr>
        <w:pStyle w:val="a3"/>
        <w:numPr>
          <w:ilvl w:val="2"/>
          <w:numId w:val="1"/>
        </w:numPr>
        <w:spacing w:after="0"/>
        <w:jc w:val="both"/>
        <w:rPr>
          <w:ins w:id="136" w:author="Lee Dongmin" w:date="2020-09-29T16:01:00Z"/>
          <w:rFonts w:ascii="Times New Roman" w:hAnsi="Times New Roman" w:cs="Times New Roman"/>
          <w:noProof/>
          <w:sz w:val="24"/>
          <w:szCs w:val="24"/>
        </w:rPr>
      </w:pPr>
      <w:ins w:id="137" w:author="Lee Dongmin" w:date="2020-09-29T16:01:00Z">
        <w:r w:rsidRPr="00FF2E65">
          <w:rPr>
            <w:rFonts w:ascii="Times New Roman" w:hAnsi="Times New Roman" w:cs="Times New Roman"/>
            <w:noProof/>
            <w:sz w:val="24"/>
            <w:szCs w:val="24"/>
          </w:rPr>
          <w:t xml:space="preserve">The authors test the </w:t>
        </w:r>
      </w:ins>
      <w:ins w:id="138" w:author="Lee Dongmin" w:date="2020-09-29T16:02:00Z">
        <w:r w:rsidRPr="00FF2E65">
          <w:rPr>
            <w:rFonts w:ascii="Times New Roman" w:hAnsi="Times New Roman" w:cs="Times New Roman"/>
            <w:noProof/>
            <w:sz w:val="24"/>
            <w:szCs w:val="24"/>
          </w:rPr>
          <w:t xml:space="preserve">trained </w:t>
        </w:r>
      </w:ins>
      <w:ins w:id="139" w:author="Lee Dongmin" w:date="2020-09-29T16:01:00Z">
        <w:r w:rsidRPr="00FF2E65">
          <w:rPr>
            <w:rFonts w:ascii="Times New Roman" w:hAnsi="Times New Roman" w:cs="Times New Roman"/>
            <w:noProof/>
            <w:sz w:val="24"/>
            <w:szCs w:val="24"/>
          </w:rPr>
          <w:t>po</w:t>
        </w:r>
      </w:ins>
      <w:ins w:id="140" w:author="Lee Dongmin" w:date="2020-09-29T16:02:00Z">
        <w:r w:rsidRPr="00FF2E65">
          <w:rPr>
            <w:rFonts w:ascii="Times New Roman" w:hAnsi="Times New Roman" w:cs="Times New Roman"/>
            <w:noProof/>
            <w:sz w:val="24"/>
            <w:szCs w:val="24"/>
          </w:rPr>
          <w:t>licy’s adaptive control performance in three different dynamic environment profiles</w:t>
        </w:r>
      </w:ins>
      <w:ins w:id="141" w:author="Lee Dongmin" w:date="2020-09-29T16:34:00Z">
        <w:r w:rsidR="000713B7">
          <w:rPr>
            <w:rFonts w:ascii="Times New Roman" w:hAnsi="Times New Roman" w:cs="Times New Roman"/>
            <w:noProof/>
            <w:sz w:val="24"/>
            <w:szCs w:val="24"/>
          </w:rPr>
          <w:t xml:space="preserve"> and compared it with </w:t>
        </w:r>
      </w:ins>
      <w:ins w:id="142" w:author="Lee Dongmin" w:date="2020-09-30T00:24:00Z">
        <w:r w:rsidR="00F926DC">
          <w:rPr>
            <w:rFonts w:ascii="Times New Roman" w:hAnsi="Times New Roman" w:cs="Times New Roman"/>
            <w:noProof/>
            <w:sz w:val="24"/>
            <w:szCs w:val="24"/>
          </w:rPr>
          <w:t xml:space="preserve">rule-based </w:t>
        </w:r>
      </w:ins>
      <w:ins w:id="143" w:author="Lee Dongmin" w:date="2020-09-30T12:58:00Z">
        <w:r w:rsidR="00F91CBD">
          <w:rPr>
            <w:rFonts w:ascii="Times New Roman" w:hAnsi="Times New Roman" w:cs="Times New Roman"/>
            <w:noProof/>
            <w:sz w:val="24"/>
            <w:szCs w:val="24"/>
          </w:rPr>
          <w:t>model’s</w:t>
        </w:r>
      </w:ins>
      <w:ins w:id="144" w:author="Lee Dongmin" w:date="2020-09-30T00:24:00Z">
        <w:r w:rsidR="00F926DC">
          <w:rPr>
            <w:rFonts w:ascii="Times New Roman" w:hAnsi="Times New Roman" w:cs="Times New Roman"/>
            <w:noProof/>
            <w:sz w:val="24"/>
            <w:szCs w:val="24"/>
          </w:rPr>
          <w:t xml:space="preserve"> behavior</w:t>
        </w:r>
      </w:ins>
      <w:ins w:id="145" w:author="Lee Dongmin" w:date="2020-09-29T16:02:00Z">
        <w:r w:rsidRPr="00FF2E65">
          <w:rPr>
            <w:rFonts w:ascii="Times New Roman" w:hAnsi="Times New Roman" w:cs="Times New Roman"/>
            <w:noProof/>
            <w:sz w:val="24"/>
            <w:szCs w:val="24"/>
          </w:rPr>
          <w:t xml:space="preserve">. </w:t>
        </w:r>
      </w:ins>
    </w:p>
    <w:p w14:paraId="6E2B3DB3" w14:textId="555F5D48" w:rsidR="00C01AFD" w:rsidRPr="00C01AFD" w:rsidRDefault="00C01AFD" w:rsidP="00C01AFD">
      <w:pPr>
        <w:pStyle w:val="a3"/>
        <w:numPr>
          <w:ilvl w:val="2"/>
          <w:numId w:val="1"/>
        </w:numPr>
        <w:spacing w:after="0"/>
        <w:jc w:val="both"/>
        <w:rPr>
          <w:rFonts w:ascii="Times New Roman" w:hAnsi="Times New Roman" w:cs="Times New Roman"/>
          <w:noProof/>
        </w:rPr>
      </w:pPr>
      <w:r w:rsidRPr="00C97050">
        <w:rPr>
          <w:rFonts w:ascii="Times New Roman" w:hAnsi="Times New Roman" w:cs="Times New Roman"/>
          <w:color w:val="000000" w:themeColor="text1"/>
          <w:sz w:val="24"/>
          <w:szCs w:val="24"/>
        </w:rPr>
        <w:t xml:space="preserve">There are three environmental parameters to demonstrate dynamic site conditions: 1) brick delivery ratio for changing availability of bricks in the stockyards; 2) </w:t>
      </w:r>
      <w:r>
        <w:rPr>
          <w:rFonts w:ascii="Times New Roman" w:hAnsi="Times New Roman" w:cs="Times New Roman"/>
          <w:color w:val="000000" w:themeColor="text1"/>
          <w:sz w:val="24"/>
          <w:szCs w:val="24"/>
        </w:rPr>
        <w:t xml:space="preserve">loader truck’s speed </w:t>
      </w:r>
      <w:r w:rsidRPr="00C97050">
        <w:rPr>
          <w:rFonts w:ascii="Times New Roman" w:hAnsi="Times New Roman" w:cs="Times New Roman"/>
          <w:color w:val="000000" w:themeColor="text1"/>
          <w:sz w:val="24"/>
          <w:szCs w:val="24"/>
        </w:rPr>
        <w:t>for changing</w:t>
      </w:r>
      <w:r>
        <w:rPr>
          <w:rFonts w:ascii="Times New Roman" w:hAnsi="Times New Roman" w:cs="Times New Roman"/>
          <w:color w:val="000000" w:themeColor="text1"/>
          <w:sz w:val="24"/>
          <w:szCs w:val="24"/>
        </w:rPr>
        <w:t xml:space="preserve"> brick</w:t>
      </w:r>
      <w:r w:rsidRPr="00C97050">
        <w:rPr>
          <w:rFonts w:ascii="Times New Roman" w:hAnsi="Times New Roman" w:cs="Times New Roman"/>
          <w:color w:val="000000" w:themeColor="text1"/>
          <w:sz w:val="24"/>
          <w:szCs w:val="24"/>
        </w:rPr>
        <w:t xml:space="preserve"> transport efficiency</w:t>
      </w:r>
      <w:r>
        <w:rPr>
          <w:rFonts w:ascii="Times New Roman" w:hAnsi="Times New Roman" w:cs="Times New Roman"/>
          <w:color w:val="000000" w:themeColor="text1"/>
          <w:sz w:val="24"/>
          <w:szCs w:val="24"/>
        </w:rPr>
        <w:t xml:space="preserve"> on site</w:t>
      </w:r>
      <w:r w:rsidRPr="00C97050">
        <w:rPr>
          <w:rFonts w:ascii="Times New Roman" w:hAnsi="Times New Roman" w:cs="Times New Roman"/>
          <w:color w:val="000000" w:themeColor="text1"/>
          <w:sz w:val="24"/>
          <w:szCs w:val="24"/>
        </w:rPr>
        <w:t xml:space="preserve">; 3) assembly speed of assembly robots for changing bridge assembly </w:t>
      </w:r>
      <w:r>
        <w:rPr>
          <w:rFonts w:ascii="Times New Roman" w:hAnsi="Times New Roman" w:cs="Times New Roman"/>
          <w:color w:val="000000" w:themeColor="text1"/>
          <w:sz w:val="24"/>
          <w:szCs w:val="24"/>
        </w:rPr>
        <w:t>efficiency</w:t>
      </w:r>
      <w:r w:rsidRPr="00C97050">
        <w:rPr>
          <w:rFonts w:ascii="Times New Roman" w:hAnsi="Times New Roman" w:cs="Times New Roman"/>
          <w:color w:val="000000" w:themeColor="text1"/>
          <w:sz w:val="24"/>
          <w:szCs w:val="24"/>
        </w:rPr>
        <w:t xml:space="preserve">. </w:t>
      </w:r>
    </w:p>
    <w:p w14:paraId="3DCB0EB3" w14:textId="58D1DD6F" w:rsidR="00020498" w:rsidRPr="00020498" w:rsidRDefault="00F926DC" w:rsidP="00020498">
      <w:pPr>
        <w:pStyle w:val="a3"/>
        <w:numPr>
          <w:ilvl w:val="2"/>
          <w:numId w:val="1"/>
        </w:numPr>
        <w:spacing w:after="0"/>
        <w:jc w:val="both"/>
        <w:rPr>
          <w:rFonts w:ascii="Times New Roman" w:hAnsi="Times New Roman" w:cs="Times New Roman"/>
          <w:color w:val="000000" w:themeColor="text1"/>
          <w:sz w:val="24"/>
          <w:szCs w:val="24"/>
        </w:rPr>
      </w:pPr>
      <w:ins w:id="146" w:author="Lee Dongmin" w:date="2020-09-30T00:24:00Z">
        <w:r>
          <w:rPr>
            <w:rFonts w:ascii="Times New Roman" w:hAnsi="Times New Roman" w:cs="Times New Roman"/>
            <w:color w:val="000000" w:themeColor="text1"/>
            <w:sz w:val="24"/>
            <w:szCs w:val="24"/>
          </w:rPr>
          <w:t xml:space="preserve">The average </w:t>
        </w:r>
      </w:ins>
      <w:r w:rsidR="00020498">
        <w:rPr>
          <w:rFonts w:ascii="Times New Roman" w:hAnsi="Times New Roman" w:cs="Times New Roman"/>
          <w:color w:val="000000" w:themeColor="text1"/>
          <w:sz w:val="24"/>
          <w:szCs w:val="24"/>
        </w:rPr>
        <w:t>performance of the trained model</w:t>
      </w:r>
    </w:p>
    <w:p w14:paraId="79ED3C35" w14:textId="305CEC26" w:rsidR="000713B7" w:rsidRDefault="00020498" w:rsidP="000713B7">
      <w:pPr>
        <w:pStyle w:val="a3"/>
        <w:spacing w:after="0"/>
        <w:ind w:left="1800"/>
        <w:jc w:val="both"/>
      </w:pPr>
      <w:r w:rsidRPr="00020498">
        <w:rPr>
          <w:rFonts w:ascii="Times New Roman" w:hAnsi="Times New Roman" w:cs="Times New Roman"/>
          <w:noProof/>
          <w:lang w:eastAsia="ko-KR"/>
        </w:rPr>
        <w:drawing>
          <wp:inline distT="0" distB="0" distL="0" distR="0" wp14:anchorId="30679750" wp14:editId="1124997A">
            <wp:extent cx="2225386" cy="1400051"/>
            <wp:effectExtent l="0" t="0" r="3810" b="0"/>
            <wp:docPr id="5" name="그림 4">
              <a:extLst xmlns:a="http://schemas.openxmlformats.org/drawingml/2006/main">
                <a:ext uri="{FF2B5EF4-FFF2-40B4-BE49-F238E27FC236}">
                  <a16:creationId xmlns:a16="http://schemas.microsoft.com/office/drawing/2014/main" id="{7AF8B061-2EC3-48FB-B081-455F5911F0EF}"/>
                </a:ext>
              </a:extLst>
            </wp:docPr>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7AF8B061-2EC3-48FB-B081-455F5911F0EF}"/>
                        </a:ext>
                      </a:extLst>
                    </pic:cNvPr>
                    <pic:cNvPicPr/>
                  </pic:nvPicPr>
                  <pic:blipFill rotWithShape="1">
                    <a:blip r:embed="rId17"/>
                    <a:srcRect l="1043" t="1167" r="1317" b="47709"/>
                    <a:stretch/>
                  </pic:blipFill>
                  <pic:spPr>
                    <a:xfrm>
                      <a:off x="0" y="0"/>
                      <a:ext cx="2238258" cy="1408149"/>
                    </a:xfrm>
                    <a:prstGeom prst="rect">
                      <a:avLst/>
                    </a:prstGeom>
                  </pic:spPr>
                </pic:pic>
              </a:graphicData>
            </a:graphic>
          </wp:inline>
        </w:drawing>
      </w:r>
      <w:r w:rsidR="000713B7" w:rsidRPr="00020498">
        <w:rPr>
          <w:rFonts w:ascii="Times New Roman" w:hAnsi="Times New Roman" w:cs="Times New Roman"/>
          <w:noProof/>
          <w:lang w:eastAsia="ko-KR"/>
        </w:rPr>
        <w:drawing>
          <wp:inline distT="0" distB="0" distL="0" distR="0" wp14:anchorId="77DC2B3E" wp14:editId="5473E7A0">
            <wp:extent cx="2042556" cy="1429758"/>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8243" cy="1440739"/>
                    </a:xfrm>
                    <a:prstGeom prst="rect">
                      <a:avLst/>
                    </a:prstGeom>
                    <a:noFill/>
                  </pic:spPr>
                </pic:pic>
              </a:graphicData>
            </a:graphic>
          </wp:inline>
        </w:drawing>
      </w:r>
    </w:p>
    <w:p w14:paraId="1D2BAB40" w14:textId="6BA16993" w:rsidR="000713B7" w:rsidRPr="000713B7" w:rsidRDefault="000713B7" w:rsidP="000713B7">
      <w:pPr>
        <w:pStyle w:val="a9"/>
        <w:jc w:val="center"/>
        <w:rPr>
          <w:rFonts w:ascii="Times New Roman" w:hAnsi="Times New Roman" w:cs="Times New Roman"/>
        </w:rPr>
      </w:pPr>
      <w:r w:rsidRPr="000713B7">
        <w:rPr>
          <w:rFonts w:ascii="Times New Roman" w:hAnsi="Times New Roman" w:cs="Times New Roman"/>
        </w:rPr>
        <w:t>Fig</w:t>
      </w:r>
      <w:r>
        <w:rPr>
          <w:rFonts w:ascii="Times New Roman" w:hAnsi="Times New Roman" w:cs="Times New Roman"/>
        </w:rPr>
        <w:t>.</w:t>
      </w:r>
      <w:r w:rsidRPr="000713B7">
        <w:rPr>
          <w:rFonts w:ascii="Times New Roman" w:hAnsi="Times New Roman" w:cs="Times New Roman"/>
        </w:rPr>
        <w:t xml:space="preserve"> 6</w:t>
      </w:r>
      <w:r>
        <w:rPr>
          <w:rFonts w:ascii="Times New Roman" w:hAnsi="Times New Roman" w:cs="Times New Roman"/>
        </w:rPr>
        <w:t xml:space="preserve"> Average project performance (bridge construction time) between (a) trained model and (b) rule-based model (to be revised)</w:t>
      </w:r>
    </w:p>
    <w:p w14:paraId="31FFB0F6" w14:textId="1931D806" w:rsidR="00020498" w:rsidRPr="00020498" w:rsidRDefault="00020498" w:rsidP="00020498">
      <w:pPr>
        <w:pStyle w:val="a3"/>
        <w:spacing w:after="0"/>
        <w:ind w:left="1800"/>
        <w:jc w:val="both"/>
        <w:rPr>
          <w:rFonts w:ascii="Times New Roman" w:hAnsi="Times New Roman" w:cs="Times New Roman"/>
          <w:noProof/>
        </w:rPr>
      </w:pPr>
    </w:p>
    <w:p w14:paraId="61BA2930" w14:textId="77777777" w:rsidR="00020498" w:rsidRPr="00020498" w:rsidRDefault="00020498" w:rsidP="00020498">
      <w:pPr>
        <w:spacing w:after="0"/>
        <w:jc w:val="both"/>
        <w:rPr>
          <w:rFonts w:ascii="Times New Roman" w:hAnsi="Times New Roman" w:cs="Times New Roman"/>
          <w:color w:val="000000" w:themeColor="text1"/>
          <w:sz w:val="24"/>
          <w:szCs w:val="24"/>
        </w:rPr>
      </w:pPr>
    </w:p>
    <w:p w14:paraId="6F9D9A7C" w14:textId="18E6CF42" w:rsidR="00020498" w:rsidRPr="00020498" w:rsidRDefault="00020498" w:rsidP="00020498">
      <w:pPr>
        <w:pStyle w:val="a3"/>
        <w:numPr>
          <w:ilvl w:val="2"/>
          <w:numId w:val="1"/>
        </w:num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Adaptive control </w:t>
      </w:r>
      <w:r w:rsidR="007E415F">
        <w:rPr>
          <w:rFonts w:ascii="Times New Roman" w:hAnsi="Times New Roman" w:cs="Times New Roman"/>
          <w:color w:val="000000" w:themeColor="text1"/>
          <w:sz w:val="24"/>
          <w:szCs w:val="24"/>
        </w:rPr>
        <w:t>in three</w:t>
      </w:r>
      <w:r>
        <w:rPr>
          <w:rFonts w:ascii="Times New Roman" w:hAnsi="Times New Roman" w:cs="Times New Roman"/>
          <w:color w:val="000000" w:themeColor="text1"/>
          <w:sz w:val="24"/>
          <w:szCs w:val="24"/>
        </w:rPr>
        <w:t xml:space="preserve"> dynamic </w:t>
      </w:r>
      <w:r w:rsidR="000713B7">
        <w:rPr>
          <w:rFonts w:ascii="Times New Roman" w:hAnsi="Times New Roman" w:cs="Times New Roman"/>
          <w:color w:val="000000" w:themeColor="text1"/>
          <w:sz w:val="24"/>
          <w:szCs w:val="24"/>
        </w:rPr>
        <w:t xml:space="preserve">environment profiles </w:t>
      </w:r>
      <w:r w:rsidR="007E415F">
        <w:rPr>
          <w:rFonts w:ascii="Times New Roman" w:hAnsi="Times New Roman" w:cs="Times New Roman"/>
          <w:color w:val="000000" w:themeColor="text1"/>
          <w:sz w:val="24"/>
          <w:szCs w:val="24"/>
        </w:rPr>
        <w:t>and comparison between trained behavior and rule-based behavior</w:t>
      </w:r>
    </w:p>
    <w:p w14:paraId="55E72EA5" w14:textId="77777777" w:rsidR="000713B7" w:rsidRDefault="00C01AFD" w:rsidP="000713B7">
      <w:pPr>
        <w:pStyle w:val="a3"/>
        <w:keepNext/>
        <w:spacing w:after="0"/>
        <w:ind w:left="1800"/>
        <w:jc w:val="both"/>
      </w:pPr>
      <w:r>
        <w:rPr>
          <w:rFonts w:ascii="Times New Roman" w:hAnsi="Times New Roman" w:cs="Times New Roman"/>
          <w:noProof/>
          <w:lang w:eastAsia="ko-KR"/>
        </w:rPr>
        <w:drawing>
          <wp:inline distT="0" distB="0" distL="0" distR="0" wp14:anchorId="7B582246" wp14:editId="14F319A8">
            <wp:extent cx="4328556" cy="2760220"/>
            <wp:effectExtent l="0" t="0" r="0" b="254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3689"/>
                    <a:stretch/>
                  </pic:blipFill>
                  <pic:spPr bwMode="auto">
                    <a:xfrm>
                      <a:off x="0" y="0"/>
                      <a:ext cx="4351721" cy="2774992"/>
                    </a:xfrm>
                    <a:prstGeom prst="rect">
                      <a:avLst/>
                    </a:prstGeom>
                    <a:extLst>
                      <a:ext uri="{53640926-AAD7-44D8-BBD7-CCE9431645EC}">
                        <a14:shadowObscured xmlns:a14="http://schemas.microsoft.com/office/drawing/2010/main"/>
                      </a:ext>
                    </a:extLst>
                  </pic:spPr>
                </pic:pic>
              </a:graphicData>
            </a:graphic>
          </wp:inline>
        </w:drawing>
      </w:r>
    </w:p>
    <w:p w14:paraId="3946781C" w14:textId="604C548F" w:rsidR="00C01AFD" w:rsidRPr="00C97050" w:rsidRDefault="000713B7" w:rsidP="000713B7">
      <w:pPr>
        <w:pStyle w:val="a9"/>
        <w:jc w:val="center"/>
        <w:rPr>
          <w:rFonts w:ascii="Times New Roman" w:hAnsi="Times New Roman" w:cs="Times New Roman"/>
        </w:rPr>
      </w:pPr>
      <w:r w:rsidRPr="000713B7">
        <w:rPr>
          <w:rFonts w:ascii="Times New Roman" w:hAnsi="Times New Roman" w:cs="Times New Roman"/>
        </w:rPr>
        <w:t>Fig</w:t>
      </w:r>
      <w:r>
        <w:rPr>
          <w:rFonts w:ascii="Times New Roman" w:hAnsi="Times New Roman" w:cs="Times New Roman"/>
        </w:rPr>
        <w:t>.</w:t>
      </w:r>
      <w:r w:rsidRPr="000713B7">
        <w:rPr>
          <w:rFonts w:ascii="Times New Roman" w:hAnsi="Times New Roman" w:cs="Times New Roman"/>
        </w:rPr>
        <w:t xml:space="preserve"> </w:t>
      </w:r>
      <w:r>
        <w:rPr>
          <w:rFonts w:ascii="Times New Roman" w:hAnsi="Times New Roman" w:cs="Times New Roman"/>
        </w:rPr>
        <w:t xml:space="preserve">7 Adaptive control performance in dynamic environment profiles (a) brick arrival (b) truck’s speed, (c) building speed </w:t>
      </w:r>
      <w:proofErr w:type="gramStart"/>
      <w:r>
        <w:rPr>
          <w:rFonts w:ascii="Times New Roman" w:hAnsi="Times New Roman" w:cs="Times New Roman"/>
        </w:rPr>
        <w:t>factor(</w:t>
      </w:r>
      <w:proofErr w:type="gramEnd"/>
      <w:r>
        <w:rPr>
          <w:rFonts w:ascii="Times New Roman" w:hAnsi="Times New Roman" w:cs="Times New Roman"/>
        </w:rPr>
        <w:t xml:space="preserve">to be revised) </w:t>
      </w:r>
    </w:p>
    <w:p w14:paraId="3A656F7D" w14:textId="5A7F2042" w:rsidR="00BC4077" w:rsidRPr="00BA224E" w:rsidRDefault="00BC4077" w:rsidP="00BC4077">
      <w:pPr>
        <w:spacing w:after="0"/>
        <w:jc w:val="both"/>
        <w:rPr>
          <w:rFonts w:ascii="Times New Roman" w:eastAsia="맑은 고딕" w:hAnsi="Times New Roman" w:cs="Times New Roman"/>
          <w:b/>
          <w:color w:val="000000" w:themeColor="text1"/>
          <w:sz w:val="24"/>
          <w:szCs w:val="24"/>
          <w:lang w:eastAsia="ko-KR"/>
        </w:rPr>
      </w:pPr>
    </w:p>
    <w:p w14:paraId="57950E10" w14:textId="0227C786" w:rsidR="00305EF0" w:rsidRPr="00BA224E" w:rsidRDefault="00305EF0" w:rsidP="00D579AA">
      <w:pPr>
        <w:pStyle w:val="a3"/>
        <w:numPr>
          <w:ilvl w:val="0"/>
          <w:numId w:val="3"/>
        </w:numPr>
        <w:spacing w:after="0"/>
        <w:jc w:val="both"/>
        <w:rPr>
          <w:rFonts w:ascii="Times New Roman" w:eastAsia="맑은 고딕" w:hAnsi="Times New Roman" w:cs="Times New Roman"/>
          <w:b/>
          <w:color w:val="000000" w:themeColor="text1"/>
          <w:sz w:val="24"/>
          <w:szCs w:val="24"/>
          <w:lang w:eastAsia="ko-KR"/>
        </w:rPr>
      </w:pPr>
      <w:commentRangeStart w:id="147"/>
      <w:commentRangeStart w:id="148"/>
      <w:r w:rsidRPr="00BA224E">
        <w:rPr>
          <w:rFonts w:ascii="Times New Roman" w:hAnsi="Times New Roman" w:cs="Times New Roman"/>
          <w:b/>
          <w:color w:val="000000" w:themeColor="text1"/>
          <w:sz w:val="24"/>
          <w:szCs w:val="24"/>
        </w:rPr>
        <w:t>Discussion</w:t>
      </w:r>
      <w:commentRangeEnd w:id="147"/>
      <w:r w:rsidR="00A6224A">
        <w:rPr>
          <w:rStyle w:val="a5"/>
        </w:rPr>
        <w:commentReference w:id="147"/>
      </w:r>
      <w:commentRangeEnd w:id="148"/>
      <w:r w:rsidR="00F91CBD">
        <w:rPr>
          <w:rStyle w:val="a5"/>
        </w:rPr>
        <w:commentReference w:id="148"/>
      </w:r>
    </w:p>
    <w:p w14:paraId="186B56B1" w14:textId="25120C34" w:rsidR="00BC4077" w:rsidRPr="00BA224E" w:rsidRDefault="00215531" w:rsidP="00A85F63">
      <w:pPr>
        <w:pStyle w:val="a3"/>
        <w:numPr>
          <w:ilvl w:val="1"/>
          <w:numId w:val="1"/>
        </w:numPr>
        <w:spacing w:after="0"/>
        <w:jc w:val="both"/>
        <w:rPr>
          <w:rFonts w:ascii="Times New Roman" w:hAnsi="Times New Roman" w:cs="Times New Roman"/>
          <w:color w:val="000000" w:themeColor="text1"/>
          <w:sz w:val="24"/>
          <w:szCs w:val="24"/>
        </w:rPr>
      </w:pPr>
      <w:r w:rsidRPr="00BA224E">
        <w:rPr>
          <w:rFonts w:ascii="Times New Roman" w:hAnsi="Times New Roman" w:cs="Times New Roman"/>
          <w:color w:val="000000" w:themeColor="text1"/>
          <w:sz w:val="24"/>
          <w:szCs w:val="24"/>
        </w:rPr>
        <w:t xml:space="preserve">Importance of </w:t>
      </w:r>
      <w:r w:rsidR="00845E55">
        <w:rPr>
          <w:rFonts w:ascii="Times New Roman" w:hAnsi="Times New Roman" w:cs="Times New Roman"/>
          <w:color w:val="000000" w:themeColor="text1"/>
          <w:sz w:val="24"/>
          <w:szCs w:val="24"/>
        </w:rPr>
        <w:t xml:space="preserve">DRL-based </w:t>
      </w:r>
      <w:r w:rsidRPr="00BA224E">
        <w:rPr>
          <w:rFonts w:ascii="Times New Roman" w:hAnsi="Times New Roman" w:cs="Times New Roman"/>
          <w:color w:val="000000" w:themeColor="text1"/>
          <w:sz w:val="24"/>
          <w:szCs w:val="24"/>
        </w:rPr>
        <w:t xml:space="preserve">adaptive </w:t>
      </w:r>
      <w:r w:rsidR="00762C7E">
        <w:rPr>
          <w:rFonts w:ascii="Times New Roman" w:hAnsi="Times New Roman" w:cs="Times New Roman"/>
          <w:color w:val="000000" w:themeColor="text1"/>
          <w:sz w:val="24"/>
          <w:szCs w:val="24"/>
        </w:rPr>
        <w:t>control</w:t>
      </w:r>
      <w:r w:rsidR="005D6112">
        <w:rPr>
          <w:rFonts w:ascii="Times New Roman" w:hAnsi="Times New Roman" w:cs="Times New Roman"/>
          <w:color w:val="000000" w:themeColor="text1"/>
          <w:sz w:val="24"/>
          <w:szCs w:val="24"/>
        </w:rPr>
        <w:t xml:space="preserve"> policy</w:t>
      </w:r>
      <w:r w:rsidRPr="00BA224E">
        <w:rPr>
          <w:rFonts w:ascii="Times New Roman" w:hAnsi="Times New Roman" w:cs="Times New Roman"/>
          <w:color w:val="000000" w:themeColor="text1"/>
          <w:sz w:val="24"/>
          <w:szCs w:val="24"/>
        </w:rPr>
        <w:t xml:space="preserve"> </w:t>
      </w:r>
      <w:r w:rsidR="00A85F63" w:rsidRPr="00BA224E">
        <w:rPr>
          <w:rFonts w:ascii="Times New Roman" w:hAnsi="Times New Roman" w:cs="Times New Roman"/>
          <w:color w:val="000000" w:themeColor="text1"/>
          <w:sz w:val="24"/>
          <w:szCs w:val="24"/>
        </w:rPr>
        <w:t xml:space="preserve">in </w:t>
      </w:r>
      <w:r w:rsidR="0092563B">
        <w:rPr>
          <w:rFonts w:ascii="Times New Roman" w:hAnsi="Times New Roman" w:cs="Times New Roman"/>
          <w:color w:val="000000" w:themeColor="text1"/>
          <w:sz w:val="24"/>
          <w:szCs w:val="24"/>
        </w:rPr>
        <w:t>construction</w:t>
      </w:r>
    </w:p>
    <w:p w14:paraId="30C1D484" w14:textId="50472DB7" w:rsidR="00F346A6" w:rsidRDefault="00762C7E" w:rsidP="00F346A6">
      <w:pPr>
        <w:pStyle w:val="a3"/>
        <w:numPr>
          <w:ilvl w:val="2"/>
          <w:numId w:val="1"/>
        </w:numPr>
        <w:spacing w:after="0"/>
        <w:jc w:val="both"/>
        <w:rPr>
          <w:ins w:id="149" w:author="Lee Dongmin" w:date="2020-09-29T17:17:00Z"/>
          <w:rFonts w:ascii="Times New Roman" w:hAnsi="Times New Roman" w:cs="Times New Roman"/>
          <w:color w:val="000000" w:themeColor="text1"/>
          <w:sz w:val="24"/>
          <w:szCs w:val="24"/>
        </w:rPr>
      </w:pPr>
      <w:ins w:id="150" w:author="Lee Dongmin" w:date="2020-09-29T17:15:00Z">
        <w:r>
          <w:rPr>
            <w:rFonts w:ascii="Times New Roman" w:hAnsi="Times New Roman" w:cs="Times New Roman"/>
            <w:color w:val="000000" w:themeColor="text1"/>
            <w:sz w:val="24"/>
            <w:szCs w:val="24"/>
          </w:rPr>
          <w:t>Multiple robot controls</w:t>
        </w:r>
      </w:ins>
    </w:p>
    <w:p w14:paraId="00097EF7" w14:textId="5CB3C271" w:rsidR="00762C7E" w:rsidRDefault="00762C7E" w:rsidP="00F346A6">
      <w:pPr>
        <w:pStyle w:val="a3"/>
        <w:numPr>
          <w:ilvl w:val="2"/>
          <w:numId w:val="1"/>
        </w:numPr>
        <w:spacing w:after="0"/>
        <w:jc w:val="both"/>
        <w:rPr>
          <w:ins w:id="151" w:author="Lee Dongmin" w:date="2020-09-29T17:18:00Z"/>
          <w:rFonts w:ascii="Times New Roman" w:hAnsi="Times New Roman" w:cs="Times New Roman"/>
          <w:color w:val="000000" w:themeColor="text1"/>
          <w:sz w:val="24"/>
          <w:szCs w:val="24"/>
        </w:rPr>
      </w:pPr>
      <w:ins w:id="152" w:author="Lee Dongmin" w:date="2020-09-29T17:17:00Z">
        <w:r>
          <w:rPr>
            <w:rFonts w:ascii="Times New Roman" w:hAnsi="Times New Roman" w:cs="Times New Roman"/>
            <w:color w:val="000000" w:themeColor="text1"/>
            <w:sz w:val="24"/>
            <w:szCs w:val="24"/>
          </w:rPr>
          <w:t>Generalizability</w:t>
        </w:r>
      </w:ins>
      <w:ins w:id="153" w:author="Lee Dongmin" w:date="2020-09-29T20:15:00Z">
        <w:r w:rsidR="005D6112">
          <w:rPr>
            <w:rFonts w:ascii="Times New Roman" w:hAnsi="Times New Roman" w:cs="Times New Roman"/>
            <w:color w:val="000000" w:themeColor="text1"/>
            <w:sz w:val="24"/>
            <w:szCs w:val="24"/>
          </w:rPr>
          <w:t xml:space="preserve"> to other equipment</w:t>
        </w:r>
      </w:ins>
    </w:p>
    <w:p w14:paraId="14125DA9" w14:textId="3A697F28" w:rsidR="005D6112" w:rsidRDefault="00762C7E" w:rsidP="00F346A6">
      <w:pPr>
        <w:pStyle w:val="a3"/>
        <w:numPr>
          <w:ilvl w:val="2"/>
          <w:numId w:val="1"/>
        </w:numPr>
        <w:spacing w:after="0"/>
        <w:jc w:val="both"/>
        <w:rPr>
          <w:ins w:id="154" w:author="Lee Dongmin" w:date="2020-09-29T20:15:00Z"/>
          <w:rFonts w:ascii="Times New Roman" w:hAnsi="Times New Roman" w:cs="Times New Roman"/>
          <w:color w:val="000000" w:themeColor="text1"/>
          <w:sz w:val="24"/>
          <w:szCs w:val="24"/>
        </w:rPr>
      </w:pPr>
      <w:ins w:id="155" w:author="Lee Dongmin" w:date="2020-09-29T17:18:00Z">
        <w:r>
          <w:rPr>
            <w:rFonts w:ascii="Times New Roman" w:hAnsi="Times New Roman" w:cs="Times New Roman"/>
            <w:color w:val="000000" w:themeColor="text1"/>
            <w:sz w:val="24"/>
            <w:szCs w:val="24"/>
          </w:rPr>
          <w:t>Adaptiv</w:t>
        </w:r>
      </w:ins>
      <w:ins w:id="156" w:author="Lee Dongmin" w:date="2020-09-29T21:05:00Z">
        <w:r w:rsidR="00AC2119">
          <w:rPr>
            <w:rFonts w:ascii="Times New Roman" w:hAnsi="Times New Roman" w:cs="Times New Roman"/>
            <w:color w:val="000000" w:themeColor="text1"/>
            <w:sz w:val="24"/>
            <w:szCs w:val="24"/>
          </w:rPr>
          <w:t>e</w:t>
        </w:r>
      </w:ins>
      <w:ins w:id="157" w:author="Lee Dongmin" w:date="2020-09-29T20:18:00Z">
        <w:r w:rsidR="005D6112">
          <w:rPr>
            <w:rFonts w:ascii="Times New Roman" w:hAnsi="Times New Roman" w:cs="Times New Roman"/>
            <w:color w:val="000000" w:themeColor="text1"/>
            <w:sz w:val="24"/>
            <w:szCs w:val="24"/>
          </w:rPr>
          <w:t xml:space="preserve"> decision-making</w:t>
        </w:r>
      </w:ins>
      <w:ins w:id="158" w:author="Lee Dongmin" w:date="2020-09-29T17:18:00Z">
        <w:r>
          <w:rPr>
            <w:rFonts w:ascii="Times New Roman" w:hAnsi="Times New Roman" w:cs="Times New Roman"/>
            <w:color w:val="000000" w:themeColor="text1"/>
            <w:sz w:val="24"/>
            <w:szCs w:val="24"/>
          </w:rPr>
          <w:t xml:space="preserve"> to unseen or unpredictable site conditions</w:t>
        </w:r>
      </w:ins>
    </w:p>
    <w:p w14:paraId="413BB90B" w14:textId="10E8589D" w:rsidR="00AC2119" w:rsidRDefault="0064398D" w:rsidP="00CF0857">
      <w:pPr>
        <w:pStyle w:val="a3"/>
        <w:numPr>
          <w:ilvl w:val="1"/>
          <w:numId w:val="1"/>
        </w:numPr>
        <w:spacing w:after="0"/>
        <w:jc w:val="both"/>
        <w:rPr>
          <w:ins w:id="159" w:author="Lee Dongmin" w:date="2020-09-29T20:59:00Z"/>
          <w:rFonts w:ascii="Times New Roman" w:hAnsi="Times New Roman" w:cs="Times New Roman"/>
          <w:color w:val="000000" w:themeColor="text1"/>
          <w:sz w:val="24"/>
          <w:szCs w:val="24"/>
        </w:rPr>
      </w:pPr>
      <w:ins w:id="160" w:author="Lee Dongmin" w:date="2020-09-29T21:51:00Z">
        <w:r>
          <w:rPr>
            <w:rFonts w:ascii="Times New Roman" w:hAnsi="Times New Roman" w:cs="Times New Roman"/>
            <w:color w:val="000000" w:themeColor="text1"/>
            <w:sz w:val="24"/>
            <w:szCs w:val="24"/>
          </w:rPr>
          <w:t>Potential</w:t>
        </w:r>
        <w:r w:rsidRPr="00EA08CE">
          <w:rPr>
            <w:rFonts w:ascii="Times New Roman" w:hAnsi="Times New Roman" w:cs="Times New Roman"/>
            <w:color w:val="000000" w:themeColor="text1"/>
            <w:sz w:val="24"/>
            <w:szCs w:val="24"/>
          </w:rPr>
          <w:t xml:space="preserve"> </w:t>
        </w:r>
      </w:ins>
      <w:r w:rsidR="00FF4A34" w:rsidRPr="00EA08CE">
        <w:rPr>
          <w:rFonts w:ascii="Times New Roman" w:hAnsi="Times New Roman" w:cs="Times New Roman"/>
          <w:color w:val="000000" w:themeColor="text1"/>
          <w:sz w:val="24"/>
          <w:szCs w:val="24"/>
        </w:rPr>
        <w:t xml:space="preserve">of </w:t>
      </w:r>
      <w:r w:rsidR="00EA08CE" w:rsidRPr="00EA08CE">
        <w:rPr>
          <w:rFonts w:ascii="Times New Roman" w:hAnsi="Times New Roman" w:cs="Times New Roman"/>
          <w:color w:val="000000" w:themeColor="text1"/>
          <w:sz w:val="24"/>
          <w:szCs w:val="24"/>
        </w:rPr>
        <w:t>digital twin for</w:t>
      </w:r>
      <w:ins w:id="161" w:author="Lee Dongmin" w:date="2020-09-29T21:51:00Z">
        <w:r>
          <w:rPr>
            <w:rFonts w:ascii="Times New Roman" w:hAnsi="Times New Roman" w:cs="Times New Roman"/>
            <w:color w:val="000000" w:themeColor="text1"/>
            <w:sz w:val="24"/>
            <w:szCs w:val="24"/>
          </w:rPr>
          <w:t xml:space="preserve"> future</w:t>
        </w:r>
      </w:ins>
      <w:ins w:id="162" w:author="Lee Dongmin" w:date="2020-09-29T20:59:00Z">
        <w:r w:rsidR="00AC2119">
          <w:rPr>
            <w:rFonts w:ascii="Times New Roman" w:hAnsi="Times New Roman" w:cs="Times New Roman"/>
            <w:color w:val="000000" w:themeColor="text1"/>
            <w:sz w:val="24"/>
            <w:szCs w:val="24"/>
          </w:rPr>
          <w:t xml:space="preserve"> DRL </w:t>
        </w:r>
      </w:ins>
      <w:ins w:id="163" w:author="Lee Dongmin" w:date="2020-09-29T21:51:00Z">
        <w:r>
          <w:rPr>
            <w:rFonts w:ascii="Times New Roman" w:hAnsi="Times New Roman" w:cs="Times New Roman"/>
            <w:color w:val="000000" w:themeColor="text1"/>
            <w:sz w:val="24"/>
            <w:szCs w:val="24"/>
          </w:rPr>
          <w:t>application.</w:t>
        </w:r>
      </w:ins>
      <w:ins w:id="164" w:author="Lee Dongmin" w:date="2020-09-29T20:59:00Z">
        <w:r w:rsidR="00AC2119">
          <w:rPr>
            <w:rFonts w:ascii="Times New Roman" w:hAnsi="Times New Roman" w:cs="Times New Roman"/>
            <w:color w:val="000000" w:themeColor="text1"/>
            <w:sz w:val="24"/>
            <w:szCs w:val="24"/>
          </w:rPr>
          <w:t xml:space="preserve"> </w:t>
        </w:r>
      </w:ins>
    </w:p>
    <w:p w14:paraId="4567CC3F" w14:textId="51B6EB67" w:rsidR="00AC2119" w:rsidRDefault="00AC2119" w:rsidP="00AC2119">
      <w:pPr>
        <w:pStyle w:val="a3"/>
        <w:numPr>
          <w:ilvl w:val="2"/>
          <w:numId w:val="1"/>
        </w:numPr>
        <w:spacing w:after="0"/>
        <w:jc w:val="both"/>
        <w:rPr>
          <w:ins w:id="165" w:author="Lee Dongmin" w:date="2020-09-29T21:09:00Z"/>
          <w:rFonts w:ascii="Times New Roman" w:hAnsi="Times New Roman" w:cs="Times New Roman"/>
          <w:color w:val="000000" w:themeColor="text1"/>
          <w:sz w:val="24"/>
          <w:szCs w:val="24"/>
        </w:rPr>
      </w:pPr>
      <w:ins w:id="166" w:author="Lee Dongmin" w:date="2020-09-29T21:00:00Z">
        <w:r>
          <w:rPr>
            <w:rFonts w:ascii="Times New Roman" w:hAnsi="Times New Roman" w:cs="Times New Roman"/>
            <w:color w:val="000000" w:themeColor="text1"/>
            <w:sz w:val="24"/>
            <w:szCs w:val="24"/>
          </w:rPr>
          <w:t>Real-time site observations</w:t>
        </w:r>
      </w:ins>
      <w:ins w:id="167" w:author="Lee Dongmin" w:date="2020-09-29T21:09:00Z">
        <w:r>
          <w:rPr>
            <w:rFonts w:ascii="Times New Roman" w:hAnsi="Times New Roman" w:cs="Times New Roman"/>
            <w:color w:val="000000" w:themeColor="text1"/>
            <w:sz w:val="24"/>
            <w:szCs w:val="24"/>
          </w:rPr>
          <w:t xml:space="preserve"> and virtualize</w:t>
        </w:r>
      </w:ins>
      <w:ins w:id="168" w:author="Lee Dongmin" w:date="2020-09-29T21:00:00Z">
        <w:r>
          <w:rPr>
            <w:rFonts w:ascii="Times New Roman" w:hAnsi="Times New Roman" w:cs="Times New Roman"/>
            <w:color w:val="000000" w:themeColor="text1"/>
            <w:sz w:val="24"/>
            <w:szCs w:val="24"/>
          </w:rPr>
          <w:t xml:space="preserve"> to reduce local optima </w:t>
        </w:r>
      </w:ins>
      <w:ins w:id="169" w:author="Lee Dongmin" w:date="2020-09-29T21:10:00Z">
        <w:r>
          <w:rPr>
            <w:rFonts w:ascii="Times New Roman" w:hAnsi="Times New Roman" w:cs="Times New Roman"/>
            <w:color w:val="000000" w:themeColor="text1"/>
            <w:sz w:val="24"/>
            <w:szCs w:val="24"/>
          </w:rPr>
          <w:t>while</w:t>
        </w:r>
      </w:ins>
      <w:ins w:id="170" w:author="Lee Dongmin" w:date="2020-09-29T21:00:00Z">
        <w:r>
          <w:rPr>
            <w:rFonts w:ascii="Times New Roman" w:hAnsi="Times New Roman" w:cs="Times New Roman"/>
            <w:color w:val="000000" w:themeColor="text1"/>
            <w:sz w:val="24"/>
            <w:szCs w:val="24"/>
          </w:rPr>
          <w:t xml:space="preserve"> DRL</w:t>
        </w:r>
      </w:ins>
      <w:ins w:id="171" w:author="Lee Dongmin" w:date="2020-09-29T21:09:00Z">
        <w:r>
          <w:rPr>
            <w:rFonts w:ascii="Times New Roman" w:hAnsi="Times New Roman" w:cs="Times New Roman"/>
            <w:color w:val="000000" w:themeColor="text1"/>
            <w:sz w:val="24"/>
            <w:szCs w:val="24"/>
          </w:rPr>
          <w:t xml:space="preserve"> learning</w:t>
        </w:r>
      </w:ins>
      <w:ins w:id="172" w:author="Lee Dongmin" w:date="2020-09-29T21:10:00Z">
        <w:r>
          <w:rPr>
            <w:rFonts w:ascii="Times New Roman" w:hAnsi="Times New Roman" w:cs="Times New Roman"/>
            <w:color w:val="000000" w:themeColor="text1"/>
            <w:sz w:val="24"/>
            <w:szCs w:val="24"/>
          </w:rPr>
          <w:t xml:space="preserve"> and </w:t>
        </w:r>
      </w:ins>
      <w:ins w:id="173" w:author="Lee Dongmin" w:date="2020-09-29T21:35:00Z">
        <w:r w:rsidR="0064398D">
          <w:rPr>
            <w:rFonts w:ascii="Times New Roman" w:hAnsi="Times New Roman" w:cs="Times New Roman"/>
            <w:color w:val="000000" w:themeColor="text1"/>
            <w:sz w:val="24"/>
            <w:szCs w:val="24"/>
          </w:rPr>
          <w:t xml:space="preserve">real-world </w:t>
        </w:r>
      </w:ins>
      <w:ins w:id="174" w:author="Lee Dongmin" w:date="2020-09-29T21:36:00Z">
        <w:r w:rsidR="0064398D">
          <w:rPr>
            <w:rFonts w:ascii="Times New Roman" w:hAnsi="Times New Roman" w:cs="Times New Roman"/>
            <w:color w:val="000000" w:themeColor="text1"/>
            <w:sz w:val="24"/>
            <w:szCs w:val="24"/>
          </w:rPr>
          <w:t>appl</w:t>
        </w:r>
      </w:ins>
      <w:ins w:id="175" w:author="Lee Dongmin" w:date="2020-09-29T21:37:00Z">
        <w:r w:rsidR="0064398D">
          <w:rPr>
            <w:rFonts w:ascii="Times New Roman" w:hAnsi="Times New Roman" w:cs="Times New Roman"/>
            <w:color w:val="000000" w:themeColor="text1"/>
            <w:sz w:val="24"/>
            <w:szCs w:val="24"/>
          </w:rPr>
          <w:t>ication</w:t>
        </w:r>
      </w:ins>
      <w:ins w:id="176" w:author="Lee Dongmin" w:date="2020-09-29T21:00:00Z">
        <w:r>
          <w:rPr>
            <w:rFonts w:ascii="Times New Roman" w:hAnsi="Times New Roman" w:cs="Times New Roman"/>
            <w:color w:val="000000" w:themeColor="text1"/>
            <w:sz w:val="24"/>
            <w:szCs w:val="24"/>
          </w:rPr>
          <w:t>.</w:t>
        </w:r>
      </w:ins>
    </w:p>
    <w:p w14:paraId="77387124" w14:textId="738016CC" w:rsidR="00AC2119" w:rsidRDefault="0064398D" w:rsidP="00AC2119">
      <w:pPr>
        <w:pStyle w:val="a3"/>
        <w:numPr>
          <w:ilvl w:val="2"/>
          <w:numId w:val="1"/>
        </w:numPr>
        <w:spacing w:after="0"/>
        <w:jc w:val="both"/>
        <w:rPr>
          <w:ins w:id="177" w:author="Lee Dongmin" w:date="2020-09-29T21:09:00Z"/>
          <w:rFonts w:ascii="Times New Roman" w:hAnsi="Times New Roman" w:cs="Times New Roman"/>
          <w:color w:val="000000" w:themeColor="text1"/>
          <w:sz w:val="24"/>
          <w:szCs w:val="24"/>
        </w:rPr>
      </w:pPr>
      <w:ins w:id="178" w:author="Lee Dongmin" w:date="2020-09-29T21:52:00Z">
        <w:r>
          <w:rPr>
            <w:rFonts w:ascii="Times New Roman" w:hAnsi="Times New Roman" w:cs="Times New Roman"/>
            <w:color w:val="000000" w:themeColor="text1"/>
            <w:sz w:val="24"/>
            <w:szCs w:val="24"/>
          </w:rPr>
          <w:t>Possibility of o</w:t>
        </w:r>
      </w:ins>
      <w:ins w:id="179" w:author="Lee Dongmin" w:date="2020-09-29T21:09:00Z">
        <w:r w:rsidR="00AC2119" w:rsidRPr="00CF0857">
          <w:rPr>
            <w:rFonts w:ascii="Times New Roman" w:hAnsi="Times New Roman" w:cs="Times New Roman"/>
            <w:color w:val="000000" w:themeColor="text1"/>
            <w:sz w:val="24"/>
            <w:szCs w:val="24"/>
          </w:rPr>
          <w:t xml:space="preserve">nline </w:t>
        </w:r>
        <w:proofErr w:type="gramStart"/>
        <w:r w:rsidR="00AC2119" w:rsidRPr="00CF0857">
          <w:rPr>
            <w:rFonts w:ascii="Times New Roman" w:hAnsi="Times New Roman" w:cs="Times New Roman"/>
            <w:color w:val="000000" w:themeColor="text1"/>
            <w:sz w:val="24"/>
            <w:szCs w:val="24"/>
          </w:rPr>
          <w:t>learning</w:t>
        </w:r>
      </w:ins>
      <w:ins w:id="180" w:author="Lee Dongmin" w:date="2020-09-29T21:52:00Z">
        <w:r>
          <w:rPr>
            <w:rFonts w:ascii="Times New Roman" w:hAnsi="Times New Roman" w:cs="Times New Roman"/>
            <w:color w:val="000000" w:themeColor="text1"/>
            <w:sz w:val="24"/>
            <w:szCs w:val="24"/>
          </w:rPr>
          <w:t>-based</w:t>
        </w:r>
        <w:proofErr w:type="gramEnd"/>
        <w:r>
          <w:rPr>
            <w:rFonts w:ascii="Times New Roman" w:hAnsi="Times New Roman" w:cs="Times New Roman"/>
            <w:color w:val="000000" w:themeColor="text1"/>
            <w:sz w:val="24"/>
            <w:szCs w:val="24"/>
          </w:rPr>
          <w:t xml:space="preserve"> DRL</w:t>
        </w:r>
      </w:ins>
      <w:ins w:id="181" w:author="Lee Dongmin" w:date="2020-09-30T12:59:00Z">
        <w:r w:rsidR="00F91CBD">
          <w:rPr>
            <w:rFonts w:ascii="Times New Roman" w:hAnsi="Times New Roman" w:cs="Times New Roman"/>
            <w:color w:val="000000" w:themeColor="text1"/>
            <w:sz w:val="24"/>
            <w:szCs w:val="24"/>
          </w:rPr>
          <w:t xml:space="preserve"> relearning</w:t>
        </w:r>
      </w:ins>
      <w:ins w:id="182" w:author="Lee Dongmin" w:date="2020-09-29T21:52:00Z">
        <w:r>
          <w:rPr>
            <w:rFonts w:ascii="Times New Roman" w:hAnsi="Times New Roman" w:cs="Times New Roman"/>
            <w:color w:val="000000" w:themeColor="text1"/>
            <w:sz w:val="24"/>
            <w:szCs w:val="24"/>
          </w:rPr>
          <w:t xml:space="preserve"> in construction</w:t>
        </w:r>
      </w:ins>
    </w:p>
    <w:p w14:paraId="626F19EB" w14:textId="77777777" w:rsidR="00F80824" w:rsidRPr="00BA224E" w:rsidRDefault="00F80824" w:rsidP="00F80824">
      <w:pPr>
        <w:pStyle w:val="a3"/>
        <w:numPr>
          <w:ilvl w:val="1"/>
          <w:numId w:val="1"/>
        </w:numPr>
        <w:spacing w:after="0"/>
        <w:jc w:val="both"/>
        <w:rPr>
          <w:rFonts w:ascii="Times New Roman" w:hAnsi="Times New Roman" w:cs="Times New Roman"/>
          <w:color w:val="000000" w:themeColor="text1"/>
          <w:sz w:val="24"/>
          <w:szCs w:val="24"/>
        </w:rPr>
      </w:pPr>
      <w:r w:rsidRPr="00BA224E">
        <w:rPr>
          <w:rFonts w:ascii="Times New Roman" w:hAnsi="Times New Roman" w:cs="Times New Roman"/>
          <w:color w:val="000000" w:themeColor="text1"/>
          <w:sz w:val="24"/>
          <w:szCs w:val="24"/>
        </w:rPr>
        <w:t>Limitation and future research</w:t>
      </w:r>
    </w:p>
    <w:p w14:paraId="33E9A990" w14:textId="2B0042C0" w:rsidR="00EA08CE" w:rsidRDefault="00845E55" w:rsidP="00EA08CE">
      <w:pPr>
        <w:pStyle w:val="a3"/>
        <w:numPr>
          <w:ilvl w:val="2"/>
          <w:numId w:val="1"/>
        </w:numPr>
        <w:spacing w:after="0"/>
        <w:jc w:val="both"/>
        <w:rPr>
          <w:rFonts w:ascii="Times New Roman" w:hAnsi="Times New Roman" w:cs="Times New Roman"/>
          <w:color w:val="000000" w:themeColor="text1"/>
          <w:sz w:val="24"/>
          <w:szCs w:val="24"/>
        </w:rPr>
      </w:pPr>
      <w:ins w:id="183" w:author="Lee Dongmin" w:date="2020-09-29T20:45:00Z">
        <w:r>
          <w:rPr>
            <w:rFonts w:ascii="Times New Roman" w:hAnsi="Times New Roman" w:cs="Times New Roman"/>
            <w:color w:val="000000" w:themeColor="text1"/>
            <w:sz w:val="24"/>
            <w:szCs w:val="24"/>
          </w:rPr>
          <w:t>When</w:t>
        </w:r>
      </w:ins>
      <w:r w:rsidR="0092563B">
        <w:rPr>
          <w:rFonts w:ascii="Times New Roman" w:hAnsi="Times New Roman" w:cs="Times New Roman"/>
          <w:color w:val="000000" w:themeColor="text1"/>
          <w:sz w:val="24"/>
          <w:szCs w:val="24"/>
        </w:rPr>
        <w:t xml:space="preserve"> </w:t>
      </w:r>
      <w:r w:rsidR="00EA08CE">
        <w:rPr>
          <w:rFonts w:ascii="Times New Roman" w:hAnsi="Times New Roman" w:cs="Times New Roman"/>
          <w:color w:val="000000" w:themeColor="text1"/>
          <w:sz w:val="24"/>
          <w:szCs w:val="24"/>
        </w:rPr>
        <w:t>construction project</w:t>
      </w:r>
      <w:r w:rsidR="0092563B">
        <w:rPr>
          <w:rFonts w:ascii="Times New Roman" w:hAnsi="Times New Roman" w:cs="Times New Roman"/>
          <w:color w:val="000000" w:themeColor="text1"/>
          <w:sz w:val="24"/>
          <w:szCs w:val="24"/>
        </w:rPr>
        <w:t xml:space="preserve"> is not</w:t>
      </w:r>
      <w:r w:rsidR="00EA08CE">
        <w:rPr>
          <w:rFonts w:ascii="Times New Roman" w:hAnsi="Times New Roman" w:cs="Times New Roman"/>
          <w:color w:val="000000" w:themeColor="text1"/>
          <w:sz w:val="24"/>
          <w:szCs w:val="24"/>
        </w:rPr>
        <w:t xml:space="preserve"> f</w:t>
      </w:r>
      <w:r w:rsidR="00EA08CE" w:rsidRPr="00BA224E">
        <w:rPr>
          <w:rFonts w:ascii="Times New Roman" w:hAnsi="Times New Roman" w:cs="Times New Roman"/>
          <w:color w:val="000000" w:themeColor="text1"/>
          <w:sz w:val="24"/>
          <w:szCs w:val="24"/>
        </w:rPr>
        <w:t xml:space="preserve">ully </w:t>
      </w:r>
      <w:r w:rsidR="00EA08CE">
        <w:rPr>
          <w:rFonts w:ascii="Times New Roman" w:hAnsi="Times New Roman" w:cs="Times New Roman"/>
          <w:color w:val="000000" w:themeColor="text1"/>
          <w:sz w:val="24"/>
          <w:szCs w:val="24"/>
        </w:rPr>
        <w:t>observable</w:t>
      </w:r>
      <w:r w:rsidR="0092563B">
        <w:rPr>
          <w:rFonts w:ascii="Times New Roman" w:hAnsi="Times New Roman" w:cs="Times New Roman"/>
          <w:color w:val="000000" w:themeColor="text1"/>
          <w:sz w:val="24"/>
          <w:szCs w:val="24"/>
        </w:rPr>
        <w:t xml:space="preserve"> and</w:t>
      </w:r>
      <w:r w:rsidR="00CF0857">
        <w:rPr>
          <w:rFonts w:ascii="Times New Roman" w:hAnsi="Times New Roman" w:cs="Times New Roman"/>
          <w:color w:val="000000" w:themeColor="text1"/>
          <w:sz w:val="24"/>
          <w:szCs w:val="24"/>
        </w:rPr>
        <w:t xml:space="preserve"> </w:t>
      </w:r>
      <w:ins w:id="184" w:author="Lee Dongmin" w:date="2020-09-29T20:45:00Z">
        <w:r>
          <w:rPr>
            <w:rFonts w:ascii="Times New Roman" w:hAnsi="Times New Roman" w:cs="Times New Roman"/>
            <w:color w:val="000000" w:themeColor="text1"/>
            <w:sz w:val="24"/>
            <w:szCs w:val="24"/>
          </w:rPr>
          <w:t xml:space="preserve">if multiple robots </w:t>
        </w:r>
        <w:proofErr w:type="gramStart"/>
        <w:r>
          <w:rPr>
            <w:rFonts w:ascii="Times New Roman" w:hAnsi="Times New Roman" w:cs="Times New Roman"/>
            <w:color w:val="000000" w:themeColor="text1"/>
            <w:sz w:val="24"/>
            <w:szCs w:val="24"/>
          </w:rPr>
          <w:t>are</w:t>
        </w:r>
        <w:proofErr w:type="gramEnd"/>
        <w:r>
          <w:rPr>
            <w:rFonts w:ascii="Times New Roman" w:hAnsi="Times New Roman" w:cs="Times New Roman"/>
            <w:color w:val="000000" w:themeColor="text1"/>
            <w:sz w:val="24"/>
            <w:szCs w:val="24"/>
          </w:rPr>
          <w:t xml:space="preserve"> </w:t>
        </w:r>
      </w:ins>
      <w:r w:rsidR="00CF0857">
        <w:rPr>
          <w:rFonts w:ascii="Times New Roman" w:hAnsi="Times New Roman" w:cs="Times New Roman"/>
          <w:color w:val="000000" w:themeColor="text1"/>
          <w:sz w:val="24"/>
          <w:szCs w:val="24"/>
        </w:rPr>
        <w:t>not fully</w:t>
      </w:r>
      <w:r w:rsidR="0092563B">
        <w:rPr>
          <w:rFonts w:ascii="Times New Roman" w:hAnsi="Times New Roman" w:cs="Times New Roman"/>
          <w:color w:val="000000" w:themeColor="text1"/>
          <w:sz w:val="24"/>
          <w:szCs w:val="24"/>
        </w:rPr>
        <w:t xml:space="preserve"> connected each other, single agent based DRL is not realistic.</w:t>
      </w:r>
    </w:p>
    <w:p w14:paraId="5620AFCD" w14:textId="77777777" w:rsidR="00F80824" w:rsidRPr="00BA224E" w:rsidRDefault="00F80824" w:rsidP="00215531">
      <w:pPr>
        <w:spacing w:after="0"/>
        <w:jc w:val="both"/>
        <w:rPr>
          <w:rFonts w:ascii="Times New Roman" w:hAnsi="Times New Roman" w:cs="Times New Roman"/>
          <w:b/>
          <w:color w:val="000000" w:themeColor="text1"/>
          <w:sz w:val="24"/>
          <w:szCs w:val="24"/>
        </w:rPr>
      </w:pPr>
    </w:p>
    <w:p w14:paraId="3973675F" w14:textId="53BBFDAC" w:rsidR="00797B75" w:rsidRDefault="00797B75" w:rsidP="00F80824">
      <w:pPr>
        <w:pStyle w:val="a3"/>
        <w:numPr>
          <w:ilvl w:val="0"/>
          <w:numId w:val="3"/>
        </w:numPr>
        <w:spacing w:after="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w:t>
      </w:r>
    </w:p>
    <w:p w14:paraId="3F051F2B" w14:textId="7D6DFB27" w:rsidR="00F80824" w:rsidRDefault="00F80824" w:rsidP="00F80824">
      <w:pPr>
        <w:pStyle w:val="a3"/>
        <w:numPr>
          <w:ilvl w:val="0"/>
          <w:numId w:val="3"/>
        </w:numPr>
        <w:spacing w:after="0"/>
        <w:jc w:val="both"/>
        <w:rPr>
          <w:rFonts w:ascii="Times New Roman" w:hAnsi="Times New Roman" w:cs="Times New Roman"/>
          <w:b/>
          <w:color w:val="000000" w:themeColor="text1"/>
          <w:sz w:val="24"/>
          <w:szCs w:val="24"/>
        </w:rPr>
      </w:pPr>
      <w:r w:rsidRPr="00BA224E">
        <w:rPr>
          <w:rFonts w:ascii="Times New Roman" w:hAnsi="Times New Roman" w:cs="Times New Roman"/>
          <w:b/>
          <w:color w:val="000000" w:themeColor="text1"/>
          <w:sz w:val="24"/>
          <w:szCs w:val="24"/>
        </w:rPr>
        <w:t>Acknowledgments</w:t>
      </w:r>
    </w:p>
    <w:p w14:paraId="7F48F7C8" w14:textId="12EA0DD9" w:rsidR="00797B75" w:rsidRPr="00BA224E" w:rsidRDefault="00797B75" w:rsidP="000713B7">
      <w:pPr>
        <w:pStyle w:val="a3"/>
        <w:spacing w:after="0"/>
        <w:ind w:left="36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References</w:t>
      </w:r>
    </w:p>
    <w:p w14:paraId="0C787DE3" w14:textId="5477B695" w:rsidR="00DC5E7F" w:rsidRPr="00BA224E" w:rsidRDefault="00DC5E7F" w:rsidP="00F80824">
      <w:pPr>
        <w:pStyle w:val="a3"/>
        <w:spacing w:after="0"/>
        <w:ind w:left="360"/>
        <w:jc w:val="both"/>
        <w:rPr>
          <w:rFonts w:ascii="Times New Roman" w:hAnsi="Times New Roman" w:cs="Times New Roman"/>
          <w:b/>
          <w:color w:val="000000" w:themeColor="text1"/>
          <w:sz w:val="24"/>
          <w:szCs w:val="24"/>
        </w:rPr>
      </w:pPr>
    </w:p>
    <w:sectPr w:rsidR="00DC5E7F" w:rsidRPr="00BA224E">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angHyun" w:date="2020-09-28T12:14:00Z" w:initials="S">
    <w:p w14:paraId="0BDBCA38" w14:textId="4E446F8E" w:rsidR="00A6224A" w:rsidRDefault="00A6224A">
      <w:pPr>
        <w:pStyle w:val="a6"/>
      </w:pPr>
      <w:r>
        <w:rPr>
          <w:rStyle w:val="a5"/>
        </w:rPr>
        <w:annotationRef/>
      </w:r>
      <w:r>
        <w:t>Add page #s.</w:t>
      </w:r>
    </w:p>
  </w:comment>
  <w:comment w:id="2" w:author="Lee Dongmin" w:date="2020-09-28T13:29:00Z" w:initials="LD">
    <w:p w14:paraId="051F044A" w14:textId="045AC045" w:rsidR="00797B75" w:rsidRDefault="00797B75">
      <w:pPr>
        <w:pStyle w:val="a6"/>
      </w:pPr>
      <w:r>
        <w:rPr>
          <w:rStyle w:val="a5"/>
        </w:rPr>
        <w:annotationRef/>
      </w:r>
      <w:r>
        <w:t>I added page number</w:t>
      </w:r>
    </w:p>
  </w:comment>
  <w:comment w:id="6" w:author="SangHyun" w:date="2020-09-28T11:42:00Z" w:initials="S">
    <w:p w14:paraId="45D96999" w14:textId="36FF5F6C" w:rsidR="009672F3" w:rsidRDefault="009672F3">
      <w:pPr>
        <w:pStyle w:val="a6"/>
      </w:pPr>
      <w:r>
        <w:rPr>
          <w:rStyle w:val="a5"/>
        </w:rPr>
        <w:annotationRef/>
      </w:r>
      <w:r>
        <w:t>What does this mean? What is causing lingering safety problems?</w:t>
      </w:r>
    </w:p>
  </w:comment>
  <w:comment w:id="7" w:author="Lee Dongmin" w:date="2020-09-29T11:22:00Z" w:initials="LD">
    <w:p w14:paraId="00EC9798" w14:textId="218B9F67" w:rsidR="002F28E4" w:rsidRDefault="002F28E4">
      <w:pPr>
        <w:pStyle w:val="a6"/>
      </w:pPr>
      <w:r>
        <w:rPr>
          <w:rStyle w:val="a5"/>
        </w:rPr>
        <w:annotationRef/>
      </w:r>
      <w:r>
        <w:t>I removed it.</w:t>
      </w:r>
    </w:p>
  </w:comment>
  <w:comment w:id="8" w:author="SangHyun" w:date="2020-09-28T11:43:00Z" w:initials="S">
    <w:p w14:paraId="7DFC7597" w14:textId="1191AB8A" w:rsidR="009672F3" w:rsidRDefault="009672F3">
      <w:pPr>
        <w:pStyle w:val="a6"/>
      </w:pPr>
      <w:r>
        <w:rPr>
          <w:rStyle w:val="a5"/>
        </w:rPr>
        <w:annotationRef/>
      </w:r>
      <w:r>
        <w:t>Please articulate this in the paper.</w:t>
      </w:r>
    </w:p>
  </w:comment>
  <w:comment w:id="9" w:author="Lee Dongmin" w:date="2020-09-30T13:00:00Z" w:initials="LD">
    <w:p w14:paraId="7419E9A5" w14:textId="613E5362" w:rsidR="00F91CBD" w:rsidRDefault="00F91CBD">
      <w:pPr>
        <w:pStyle w:val="a6"/>
      </w:pPr>
      <w:r>
        <w:rPr>
          <w:rStyle w:val="a5"/>
        </w:rPr>
        <w:annotationRef/>
      </w:r>
      <w:r>
        <w:t>I will do it.</w:t>
      </w:r>
    </w:p>
  </w:comment>
  <w:comment w:id="10" w:author="SangHyun" w:date="2020-09-28T11:52:00Z" w:initials="S">
    <w:p w14:paraId="49F55EBF" w14:textId="6AF212C1" w:rsidR="009672F3" w:rsidRDefault="009672F3">
      <w:pPr>
        <w:pStyle w:val="a6"/>
      </w:pPr>
      <w:r>
        <w:rPr>
          <w:rStyle w:val="a5"/>
        </w:rPr>
        <w:annotationRef/>
      </w:r>
      <w:r>
        <w:t>The title of this paper has “potential” and now, this also has “potential”. Please remove one of them.</w:t>
      </w:r>
    </w:p>
  </w:comment>
  <w:comment w:id="11" w:author="Lee Dongmin" w:date="2020-09-28T13:54:00Z" w:initials="LD">
    <w:p w14:paraId="1897EEC5" w14:textId="6AD2ED92" w:rsidR="00585F86" w:rsidRDefault="00585F86">
      <w:pPr>
        <w:pStyle w:val="a6"/>
      </w:pPr>
      <w:r>
        <w:rPr>
          <w:rStyle w:val="a5"/>
        </w:rPr>
        <w:annotationRef/>
      </w:r>
      <w:r>
        <w:t>I removed the “potential” in the title.</w:t>
      </w:r>
    </w:p>
  </w:comment>
  <w:comment w:id="27" w:author="SangHyun" w:date="2020-09-28T11:50:00Z" w:initials="S">
    <w:p w14:paraId="18AE604A" w14:textId="59CA88F7" w:rsidR="009672F3" w:rsidRDefault="009672F3" w:rsidP="009672F3">
      <w:pPr>
        <w:pStyle w:val="a6"/>
      </w:pPr>
      <w:r>
        <w:rPr>
          <w:rStyle w:val="a5"/>
        </w:rPr>
        <w:annotationRef/>
      </w:r>
      <w:r>
        <w:t>It is not clear at all. What specific aspects have not been known? Why potential of DRL in other areas is not enough for construction sites?</w:t>
      </w:r>
    </w:p>
  </w:comment>
  <w:comment w:id="28" w:author="Lee Dongmin" w:date="2020-09-30T10:39:00Z" w:initials="LD">
    <w:p w14:paraId="20EBF642" w14:textId="07B012D3" w:rsidR="009F6503" w:rsidRDefault="009F6503">
      <w:pPr>
        <w:pStyle w:val="a6"/>
      </w:pPr>
      <w:r>
        <w:rPr>
          <w:rStyle w:val="a5"/>
        </w:rPr>
        <w:annotationRef/>
      </w:r>
      <w:r w:rsidR="00E909CB">
        <w:t>I explained the previous challenges on DRL in dynamic environment.</w:t>
      </w:r>
    </w:p>
  </w:comment>
  <w:comment w:id="46" w:author="SangHyun" w:date="2020-09-28T11:56:00Z" w:initials="S">
    <w:p w14:paraId="2F95C9DC" w14:textId="77777777" w:rsidR="006F3AED" w:rsidRDefault="006F3AED" w:rsidP="006F3AED">
      <w:pPr>
        <w:pStyle w:val="a6"/>
      </w:pPr>
      <w:r>
        <w:rPr>
          <w:rStyle w:val="a5"/>
        </w:rPr>
        <w:annotationRef/>
      </w:r>
      <w:r>
        <w:t>Please ensure that DT is built upon BIM.</w:t>
      </w:r>
    </w:p>
    <w:p w14:paraId="206DC754" w14:textId="77777777" w:rsidR="006F3AED" w:rsidRDefault="006F3AED" w:rsidP="006F3AED">
      <w:pPr>
        <w:pStyle w:val="a6"/>
      </w:pPr>
    </w:p>
    <w:p w14:paraId="2E84A327" w14:textId="77777777" w:rsidR="006F3AED" w:rsidRDefault="006F3AED" w:rsidP="006F3AED">
      <w:pPr>
        <w:pStyle w:val="a6"/>
      </w:pPr>
      <w:proofErr w:type="gramStart"/>
      <w:r>
        <w:t>So</w:t>
      </w:r>
      <w:proofErr w:type="gramEnd"/>
      <w:r>
        <w:t xml:space="preserve"> your DT includes PPO agent. Is this reasonable? Or PPO agent should be separate from DT? Please clearly define what you do here.</w:t>
      </w:r>
    </w:p>
    <w:p w14:paraId="3173ED81" w14:textId="77777777" w:rsidR="006F3AED" w:rsidRDefault="006F3AED" w:rsidP="006F3AED">
      <w:pPr>
        <w:pStyle w:val="a6"/>
      </w:pPr>
    </w:p>
    <w:p w14:paraId="476B3BA4" w14:textId="77777777" w:rsidR="006F3AED" w:rsidRDefault="006F3AED" w:rsidP="006F3AED">
      <w:pPr>
        <w:pStyle w:val="a6"/>
      </w:pPr>
      <w:r>
        <w:t xml:space="preserve">Also, DT does not include any sensor data? Your figure is very confusing. Also make sure what each arrow represents (should be consistent). </w:t>
      </w:r>
    </w:p>
  </w:comment>
  <w:comment w:id="47" w:author="Lee Dongmin" w:date="2020-09-30T00:01:00Z" w:initials="LD">
    <w:p w14:paraId="610CC5B9" w14:textId="143450F4" w:rsidR="00F926DC" w:rsidRDefault="00F926DC">
      <w:pPr>
        <w:pStyle w:val="a6"/>
      </w:pPr>
      <w:r>
        <w:rPr>
          <w:rStyle w:val="a5"/>
        </w:rPr>
        <w:annotationRef/>
      </w:r>
      <w:r>
        <w:t>Professor, I redraw this figure.</w:t>
      </w:r>
      <w:r>
        <w:br/>
        <w:t>Also, PPO is one of the DRL method, so I removed it from this framework, and explained in the next section separately.</w:t>
      </w:r>
    </w:p>
  </w:comment>
  <w:comment w:id="48" w:author="SangHyun" w:date="2020-09-28T12:08:00Z" w:initials="S">
    <w:p w14:paraId="470EA752" w14:textId="77777777" w:rsidR="00B46779" w:rsidRDefault="00B46779" w:rsidP="00B46779">
      <w:pPr>
        <w:pStyle w:val="a6"/>
      </w:pPr>
      <w:r>
        <w:rPr>
          <w:rStyle w:val="a5"/>
        </w:rPr>
        <w:annotationRef/>
      </w:r>
      <w:r>
        <w:t>You need to explain the fundamentals of PPO citing its origin.</w:t>
      </w:r>
    </w:p>
  </w:comment>
  <w:comment w:id="49" w:author="Lee Dongmin" w:date="2020-09-29T13:51:00Z" w:initials="LD">
    <w:p w14:paraId="341FBF46" w14:textId="26143164" w:rsidR="00074182" w:rsidRDefault="00074182">
      <w:pPr>
        <w:pStyle w:val="a6"/>
      </w:pPr>
      <w:r>
        <w:rPr>
          <w:rStyle w:val="a5"/>
        </w:rPr>
        <w:annotationRef/>
      </w:r>
      <w:r>
        <w:t>I will explain the fundamentals of PPO in the paper.</w:t>
      </w:r>
    </w:p>
  </w:comment>
  <w:comment w:id="58" w:author="SangHyun" w:date="2020-09-28T12:01:00Z" w:initials="S">
    <w:p w14:paraId="4302B1F0" w14:textId="0966A425" w:rsidR="009672F3" w:rsidRDefault="009672F3">
      <w:pPr>
        <w:pStyle w:val="a6"/>
      </w:pPr>
      <w:r>
        <w:rPr>
          <w:rStyle w:val="a5"/>
        </w:rPr>
        <w:annotationRef/>
      </w:r>
      <w:r>
        <w:t xml:space="preserve">This can be misleading. High-fidelity simulation comes from accurate and real-time data from IoT sensors (not ROS). ROS can </w:t>
      </w:r>
      <w:proofErr w:type="gramStart"/>
      <w:r>
        <w:t>help  but</w:t>
      </w:r>
      <w:proofErr w:type="gramEnd"/>
      <w:r>
        <w:t xml:space="preserve"> is not primary.</w:t>
      </w:r>
    </w:p>
  </w:comment>
  <w:comment w:id="59" w:author="Lee Dongmin" w:date="2020-09-30T00:20:00Z" w:initials="LD">
    <w:p w14:paraId="32745C0B" w14:textId="7C76AF58" w:rsidR="00F926DC" w:rsidRDefault="00F926DC">
      <w:pPr>
        <w:pStyle w:val="a6"/>
      </w:pPr>
      <w:r>
        <w:rPr>
          <w:rStyle w:val="a5"/>
        </w:rPr>
        <w:annotationRef/>
      </w:r>
      <w:r>
        <w:t>I revised it.</w:t>
      </w:r>
    </w:p>
  </w:comment>
  <w:comment w:id="83" w:author="SangHyun" w:date="2020-09-28T12:04:00Z" w:initials="S">
    <w:p w14:paraId="72BE4600" w14:textId="1CD71C41" w:rsidR="009672F3" w:rsidRDefault="009672F3">
      <w:pPr>
        <w:pStyle w:val="a6"/>
      </w:pPr>
      <w:r>
        <w:rPr>
          <w:rStyle w:val="a5"/>
        </w:rPr>
        <w:annotationRef/>
      </w:r>
      <w:r>
        <w:t>What human behavior? Are you really comparing with human behaviors? How?</w:t>
      </w:r>
    </w:p>
  </w:comment>
  <w:comment w:id="84" w:author="Lee Dongmin" w:date="2020-09-30T00:21:00Z" w:initials="LD">
    <w:p w14:paraId="7031C591" w14:textId="16871E67" w:rsidR="00F926DC" w:rsidRDefault="00F926DC">
      <w:pPr>
        <w:pStyle w:val="a6"/>
      </w:pPr>
      <w:r>
        <w:rPr>
          <w:rStyle w:val="a5"/>
        </w:rPr>
        <w:annotationRef/>
      </w:r>
      <w:r>
        <w:t>I will compare it with a rule-based model.</w:t>
      </w:r>
    </w:p>
  </w:comment>
  <w:comment w:id="96" w:author="SangHyun" w:date="2020-09-28T12:11:00Z" w:initials="S">
    <w:p w14:paraId="4CA4F6CD" w14:textId="1BD861B5" w:rsidR="00A6224A" w:rsidRDefault="00A6224A">
      <w:pPr>
        <w:pStyle w:val="a6"/>
      </w:pPr>
      <w:r>
        <w:rPr>
          <w:rStyle w:val="a5"/>
        </w:rPr>
        <w:annotationRef/>
      </w:r>
      <w:r>
        <w:t>Any project performance?</w:t>
      </w:r>
    </w:p>
  </w:comment>
  <w:comment w:id="97" w:author="Lee Dongmin" w:date="2020-09-29T15:28:00Z" w:initials="LD">
    <w:p w14:paraId="7E4C5285" w14:textId="477AE795" w:rsidR="0058631C" w:rsidRDefault="0058631C">
      <w:pPr>
        <w:pStyle w:val="a6"/>
      </w:pPr>
      <w:r>
        <w:rPr>
          <w:rStyle w:val="a5"/>
        </w:rPr>
        <w:annotationRef/>
      </w:r>
      <w:r>
        <w:t xml:space="preserve">Productivity and idle time </w:t>
      </w:r>
      <w:proofErr w:type="gramStart"/>
      <w:r>
        <w:t>is</w:t>
      </w:r>
      <w:proofErr w:type="gramEnd"/>
      <w:r>
        <w:t xml:space="preserve"> robot’s performance, and bridge construction time would be project performance.</w:t>
      </w:r>
    </w:p>
  </w:comment>
  <w:comment w:id="98" w:author="SangHyun" w:date="2020-09-28T12:10:00Z" w:initials="S">
    <w:p w14:paraId="4C94B7FB" w14:textId="4D262144" w:rsidR="00A6224A" w:rsidRDefault="00A6224A">
      <w:pPr>
        <w:pStyle w:val="a6"/>
      </w:pPr>
      <w:r>
        <w:rPr>
          <w:rStyle w:val="a5"/>
        </w:rPr>
        <w:annotationRef/>
      </w:r>
      <w:r>
        <w:t>What is its unit?</w:t>
      </w:r>
    </w:p>
  </w:comment>
  <w:comment w:id="99" w:author="Lee Dongmin" w:date="2020-09-29T15:18:00Z" w:initials="LD">
    <w:p w14:paraId="090E5B98" w14:textId="7D026EB1" w:rsidR="00F76D79" w:rsidRDefault="00F76D79">
      <w:pPr>
        <w:pStyle w:val="a6"/>
      </w:pPr>
      <w:r>
        <w:rPr>
          <w:rStyle w:val="a5"/>
        </w:rPr>
        <w:annotationRef/>
      </w:r>
      <w:r>
        <w:t>Its unit is the number</w:t>
      </w:r>
      <w:r w:rsidR="00F926DC">
        <w:t xml:space="preserve"> of assembled </w:t>
      </w:r>
      <w:proofErr w:type="gramStart"/>
      <w:r w:rsidR="00F926DC">
        <w:t>bricks</w:t>
      </w:r>
      <w:r>
        <w:t>/time</w:t>
      </w:r>
      <w:proofErr w:type="gramEnd"/>
      <w:r>
        <w:t xml:space="preserve"> </w:t>
      </w:r>
    </w:p>
  </w:comment>
  <w:comment w:id="106" w:author="SangHyun" w:date="2020-09-28T12:10:00Z" w:initials="S">
    <w:p w14:paraId="4AD707B1" w14:textId="2BA28132" w:rsidR="00A6224A" w:rsidRDefault="00A6224A">
      <w:pPr>
        <w:pStyle w:val="a6"/>
      </w:pPr>
      <w:r>
        <w:rPr>
          <w:rStyle w:val="a5"/>
        </w:rPr>
        <w:annotationRef/>
      </w:r>
      <w:r>
        <w:t>What tasks? What is unit?</w:t>
      </w:r>
    </w:p>
  </w:comment>
  <w:comment w:id="107" w:author="Lee Dongmin" w:date="2020-09-29T15:22:00Z" w:initials="LD">
    <w:p w14:paraId="0A02DC85" w14:textId="748B7C52" w:rsidR="00F76D79" w:rsidRDefault="00F76D79">
      <w:pPr>
        <w:pStyle w:val="a6"/>
      </w:pPr>
      <w:r>
        <w:t xml:space="preserve">It </w:t>
      </w:r>
      <w:r w:rsidR="0058631C">
        <w:t>i</w:t>
      </w:r>
      <w:r>
        <w:t>s</w:t>
      </w:r>
      <w:r>
        <w:rPr>
          <w:rStyle w:val="a5"/>
        </w:rPr>
        <w:annotationRef/>
      </w:r>
      <w:r w:rsidR="0058631C">
        <w:t xml:space="preserve"> </w:t>
      </w:r>
      <w:r>
        <w:t>Total Bridge construction time (49brick assembly time)</w:t>
      </w:r>
    </w:p>
  </w:comment>
  <w:comment w:id="114" w:author="SangHyun" w:date="2020-09-28T12:11:00Z" w:initials="S">
    <w:p w14:paraId="2D79D4DF" w14:textId="77777777" w:rsidR="0095724B" w:rsidRDefault="0095724B" w:rsidP="0095724B">
      <w:pPr>
        <w:pStyle w:val="a6"/>
      </w:pPr>
      <w:r>
        <w:rPr>
          <w:rStyle w:val="a5"/>
        </w:rPr>
        <w:annotationRef/>
      </w:r>
      <w:r>
        <w:t xml:space="preserve">What does that mean? What is our purpose to show them? </w:t>
      </w:r>
    </w:p>
  </w:comment>
  <w:comment w:id="115" w:author="Lee Dongmin" w:date="2020-09-29T15:42:00Z" w:initials="LD">
    <w:p w14:paraId="751347CF" w14:textId="50D89839" w:rsidR="0058631C" w:rsidRDefault="0058631C">
      <w:pPr>
        <w:pStyle w:val="a6"/>
      </w:pPr>
      <w:r>
        <w:rPr>
          <w:rStyle w:val="a5"/>
        </w:rPr>
        <w:annotationRef/>
      </w:r>
      <w:r w:rsidR="00F91CBD">
        <w:t>Professor, t</w:t>
      </w:r>
      <w:r>
        <w:t>hey are hyperparameter</w:t>
      </w:r>
      <w:r w:rsidR="00F926DC">
        <w:t>s and/or training conditions</w:t>
      </w:r>
      <w:r>
        <w:t xml:space="preserve"> of PPO algorithm</w:t>
      </w:r>
      <w:r w:rsidR="00F91CBD">
        <w:t>, I will explain them more detail in the paper</w:t>
      </w:r>
      <w:r>
        <w:t>.</w:t>
      </w:r>
    </w:p>
  </w:comment>
  <w:comment w:id="123" w:author="SangHyun" w:date="2020-09-28T12:13:00Z" w:initials="S">
    <w:p w14:paraId="291400E3" w14:textId="6EABA597" w:rsidR="00A6224A" w:rsidRDefault="00A6224A">
      <w:pPr>
        <w:pStyle w:val="a6"/>
      </w:pPr>
      <w:r>
        <w:rPr>
          <w:rStyle w:val="a5"/>
        </w:rPr>
        <w:annotationRef/>
      </w:r>
      <w:r>
        <w:t>Training for what?</w:t>
      </w:r>
    </w:p>
  </w:comment>
  <w:comment w:id="124" w:author="Lee Dongmin" w:date="2020-09-30T12:55:00Z" w:initials="LD">
    <w:p w14:paraId="410EEAFA" w14:textId="1BBA00BC" w:rsidR="00F91CBD" w:rsidRDefault="00F91CBD">
      <w:pPr>
        <w:pStyle w:val="a6"/>
      </w:pPr>
      <w:r>
        <w:rPr>
          <w:rStyle w:val="a5"/>
        </w:rPr>
        <w:annotationRef/>
      </w:r>
      <w:r>
        <w:t xml:space="preserve">Training for optimal policy to test its adaptive performance. </w:t>
      </w:r>
    </w:p>
  </w:comment>
  <w:comment w:id="147" w:author="SangHyun" w:date="2020-09-28T12:13:00Z" w:initials="S">
    <w:p w14:paraId="7FF70977" w14:textId="264C9D49" w:rsidR="00A6224A" w:rsidRDefault="00A6224A">
      <w:pPr>
        <w:pStyle w:val="a6"/>
      </w:pPr>
      <w:r>
        <w:rPr>
          <w:rStyle w:val="a5"/>
        </w:rPr>
        <w:annotationRef/>
      </w:r>
      <w:r>
        <w:t xml:space="preserve">I </w:t>
      </w:r>
      <w:proofErr w:type="gramStart"/>
      <w:r>
        <w:t>don’t</w:t>
      </w:r>
      <w:proofErr w:type="gramEnd"/>
      <w:r>
        <w:t xml:space="preserve"> see any clear discussion points.</w:t>
      </w:r>
    </w:p>
  </w:comment>
  <w:comment w:id="148" w:author="Lee Dongmin" w:date="2020-09-30T12:59:00Z" w:initials="LD">
    <w:p w14:paraId="13F795DC" w14:textId="03872EC5" w:rsidR="00F91CBD" w:rsidRDefault="00F91CBD">
      <w:pPr>
        <w:pStyle w:val="a6"/>
      </w:pPr>
      <w:r>
        <w:rPr>
          <w:rStyle w:val="a5"/>
        </w:rPr>
        <w:annotationRef/>
      </w:r>
      <w:r>
        <w:t>I revised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DBCA38" w15:done="1"/>
  <w15:commentEx w15:paraId="051F044A" w15:paraIdParent="0BDBCA38" w15:done="1"/>
  <w15:commentEx w15:paraId="45D96999" w15:done="0"/>
  <w15:commentEx w15:paraId="00EC9798" w15:paraIdParent="45D96999" w15:done="0"/>
  <w15:commentEx w15:paraId="7DFC7597" w15:done="1"/>
  <w15:commentEx w15:paraId="7419E9A5" w15:paraIdParent="7DFC7597" w15:done="1"/>
  <w15:commentEx w15:paraId="49F55EBF" w15:done="0"/>
  <w15:commentEx w15:paraId="1897EEC5" w15:paraIdParent="49F55EBF" w15:done="0"/>
  <w15:commentEx w15:paraId="18AE604A" w15:done="0"/>
  <w15:commentEx w15:paraId="20EBF642" w15:paraIdParent="18AE604A" w15:done="0"/>
  <w15:commentEx w15:paraId="476B3BA4" w15:done="0"/>
  <w15:commentEx w15:paraId="610CC5B9" w15:paraIdParent="476B3BA4" w15:done="0"/>
  <w15:commentEx w15:paraId="470EA752" w15:done="0"/>
  <w15:commentEx w15:paraId="341FBF46" w15:paraIdParent="470EA752" w15:done="0"/>
  <w15:commentEx w15:paraId="4302B1F0" w15:done="0"/>
  <w15:commentEx w15:paraId="32745C0B" w15:paraIdParent="4302B1F0" w15:done="0"/>
  <w15:commentEx w15:paraId="72BE4600" w15:done="0"/>
  <w15:commentEx w15:paraId="7031C591" w15:paraIdParent="72BE4600" w15:done="0"/>
  <w15:commentEx w15:paraId="4CA4F6CD" w15:done="0"/>
  <w15:commentEx w15:paraId="7E4C5285" w15:paraIdParent="4CA4F6CD" w15:done="0"/>
  <w15:commentEx w15:paraId="4C94B7FB" w15:done="0"/>
  <w15:commentEx w15:paraId="090E5B98" w15:paraIdParent="4C94B7FB" w15:done="0"/>
  <w15:commentEx w15:paraId="4AD707B1" w15:done="0"/>
  <w15:commentEx w15:paraId="0A02DC85" w15:paraIdParent="4AD707B1" w15:done="0"/>
  <w15:commentEx w15:paraId="2D79D4DF" w15:done="0"/>
  <w15:commentEx w15:paraId="751347CF" w15:paraIdParent="2D79D4DF" w15:done="0"/>
  <w15:commentEx w15:paraId="291400E3" w15:done="0"/>
  <w15:commentEx w15:paraId="410EEAFA" w15:paraIdParent="291400E3" w15:done="0"/>
  <w15:commentEx w15:paraId="7FF70977" w15:done="0"/>
  <w15:commentEx w15:paraId="13F795DC" w15:paraIdParent="7FF709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C63BA" w16cex:dateUtc="2020-09-28T17:29:00Z"/>
  <w16cex:commentExtensible w16cex:durableId="231D975B" w16cex:dateUtc="2020-09-29T15:22:00Z"/>
  <w16cex:commentExtensible w16cex:durableId="231EFFD9" w16cex:dateUtc="2020-09-30T17:00:00Z"/>
  <w16cex:commentExtensible w16cex:durableId="231C6982" w16cex:dateUtc="2020-09-28T17:54:00Z"/>
  <w16cex:commentExtensible w16cex:durableId="231EDEF7" w16cex:dateUtc="2020-09-30T14:39:00Z"/>
  <w16cex:commentExtensible w16cex:durableId="231E4948" w16cex:dateUtc="2020-09-30T04:01:00Z"/>
  <w16cex:commentExtensible w16cex:durableId="231DBA44" w16cex:dateUtc="2020-09-29T17:51:00Z"/>
  <w16cex:commentExtensible w16cex:durableId="231E4DE5" w16cex:dateUtc="2020-09-30T04:20:00Z"/>
  <w16cex:commentExtensible w16cex:durableId="231E4DF5" w16cex:dateUtc="2020-09-30T04:21:00Z"/>
  <w16cex:commentExtensible w16cex:durableId="231DD117" w16cex:dateUtc="2020-09-29T19:28:00Z"/>
  <w16cex:commentExtensible w16cex:durableId="231DCEAA" w16cex:dateUtc="2020-09-29T19:18:00Z"/>
  <w16cex:commentExtensible w16cex:durableId="231DCFA3" w16cex:dateUtc="2020-09-29T19:22:00Z"/>
  <w16cex:commentExtensible w16cex:durableId="231DD477" w16cex:dateUtc="2020-09-29T19:42:00Z"/>
  <w16cex:commentExtensible w16cex:durableId="231EFED4" w16cex:dateUtc="2020-09-30T16:55:00Z"/>
  <w16cex:commentExtensible w16cex:durableId="231EFFC7" w16cex:dateUtc="2020-09-30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DBCA38" w16cid:durableId="231C6368"/>
  <w16cid:commentId w16cid:paraId="051F044A" w16cid:durableId="231C63BA"/>
  <w16cid:commentId w16cid:paraId="45D96999" w16cid:durableId="231C636A"/>
  <w16cid:commentId w16cid:paraId="00EC9798" w16cid:durableId="231D975B"/>
  <w16cid:commentId w16cid:paraId="7DFC7597" w16cid:durableId="231C636B"/>
  <w16cid:commentId w16cid:paraId="7419E9A5" w16cid:durableId="231EFFD9"/>
  <w16cid:commentId w16cid:paraId="49F55EBF" w16cid:durableId="231C636C"/>
  <w16cid:commentId w16cid:paraId="1897EEC5" w16cid:durableId="231C6982"/>
  <w16cid:commentId w16cid:paraId="18AE604A" w16cid:durableId="231C636F"/>
  <w16cid:commentId w16cid:paraId="20EBF642" w16cid:durableId="231EDEF7"/>
  <w16cid:commentId w16cid:paraId="476B3BA4" w16cid:durableId="231CBD84"/>
  <w16cid:commentId w16cid:paraId="610CC5B9" w16cid:durableId="231E4948"/>
  <w16cid:commentId w16cid:paraId="470EA752" w16cid:durableId="231CBFAF"/>
  <w16cid:commentId w16cid:paraId="341FBF46" w16cid:durableId="231DBA44"/>
  <w16cid:commentId w16cid:paraId="4302B1F0" w16cid:durableId="231C6377"/>
  <w16cid:commentId w16cid:paraId="32745C0B" w16cid:durableId="231E4DE5"/>
  <w16cid:commentId w16cid:paraId="72BE4600" w16cid:durableId="231C6379"/>
  <w16cid:commentId w16cid:paraId="7031C591" w16cid:durableId="231E4DF5"/>
  <w16cid:commentId w16cid:paraId="4CA4F6CD" w16cid:durableId="231C637B"/>
  <w16cid:commentId w16cid:paraId="7E4C5285" w16cid:durableId="231DD117"/>
  <w16cid:commentId w16cid:paraId="4C94B7FB" w16cid:durableId="231C637C"/>
  <w16cid:commentId w16cid:paraId="090E5B98" w16cid:durableId="231DCEAA"/>
  <w16cid:commentId w16cid:paraId="4AD707B1" w16cid:durableId="231C637D"/>
  <w16cid:commentId w16cid:paraId="0A02DC85" w16cid:durableId="231DCFA3"/>
  <w16cid:commentId w16cid:paraId="2D79D4DF" w16cid:durableId="231CF4B6"/>
  <w16cid:commentId w16cid:paraId="751347CF" w16cid:durableId="231DD477"/>
  <w16cid:commentId w16cid:paraId="291400E3" w16cid:durableId="231C6380"/>
  <w16cid:commentId w16cid:paraId="410EEAFA" w16cid:durableId="231EFED4"/>
  <w16cid:commentId w16cid:paraId="7FF70977" w16cid:durableId="231C6382"/>
  <w16cid:commentId w16cid:paraId="13F795DC" w16cid:durableId="231EFF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33F8D8" w14:textId="77777777" w:rsidR="00834F1F" w:rsidRDefault="00834F1F" w:rsidP="00F356B1">
      <w:pPr>
        <w:spacing w:after="0" w:line="240" w:lineRule="auto"/>
      </w:pPr>
      <w:r>
        <w:separator/>
      </w:r>
    </w:p>
  </w:endnote>
  <w:endnote w:type="continuationSeparator" w:id="0">
    <w:p w14:paraId="4805C6F8" w14:textId="77777777" w:rsidR="00834F1F" w:rsidRDefault="00834F1F" w:rsidP="00F3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574600"/>
      <w:docPartObj>
        <w:docPartGallery w:val="Page Numbers (Bottom of Page)"/>
        <w:docPartUnique/>
      </w:docPartObj>
    </w:sdtPr>
    <w:sdtEndPr/>
    <w:sdtContent>
      <w:p w14:paraId="0A7EFACC" w14:textId="669A5B77" w:rsidR="00797B75" w:rsidRDefault="00797B75">
        <w:pPr>
          <w:pStyle w:val="ab"/>
          <w:jc w:val="center"/>
        </w:pPr>
        <w:r>
          <w:fldChar w:fldCharType="begin"/>
        </w:r>
        <w:r>
          <w:instrText>PAGE   \* MERGEFORMAT</w:instrText>
        </w:r>
        <w:r>
          <w:fldChar w:fldCharType="separate"/>
        </w:r>
        <w:r>
          <w:rPr>
            <w:lang w:val="ko-KR" w:eastAsia="ko-KR"/>
          </w:rPr>
          <w:t>2</w:t>
        </w:r>
        <w:r>
          <w:fldChar w:fldCharType="end"/>
        </w:r>
      </w:p>
    </w:sdtContent>
  </w:sdt>
  <w:p w14:paraId="435CE8B7" w14:textId="77777777" w:rsidR="00797B75" w:rsidRDefault="00797B7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FE509" w14:textId="77777777" w:rsidR="00834F1F" w:rsidRDefault="00834F1F" w:rsidP="00F356B1">
      <w:pPr>
        <w:spacing w:after="0" w:line="240" w:lineRule="auto"/>
      </w:pPr>
      <w:r>
        <w:separator/>
      </w:r>
    </w:p>
  </w:footnote>
  <w:footnote w:type="continuationSeparator" w:id="0">
    <w:p w14:paraId="2AA6653D" w14:textId="77777777" w:rsidR="00834F1F" w:rsidRDefault="00834F1F" w:rsidP="00F356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5E30E0"/>
    <w:multiLevelType w:val="multilevel"/>
    <w:tmpl w:val="7A14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059C1"/>
    <w:multiLevelType w:val="multilevel"/>
    <w:tmpl w:val="21F87C8C"/>
    <w:lvl w:ilvl="0">
      <w:start w:val="1"/>
      <w:numFmt w:val="none"/>
      <w:lvlText w:val=""/>
      <w:lvlJc w:val="left"/>
      <w:pPr>
        <w:ind w:left="360" w:hanging="360"/>
      </w:pPr>
      <w:rPr>
        <w:rFonts w:hint="default"/>
      </w:rPr>
    </w:lvl>
    <w:lvl w:ilvl="1">
      <w:start w:val="1"/>
      <w:numFmt w:val="none"/>
      <w:lvlText w:val="%1"/>
      <w:lvlJc w:val="left"/>
      <w:pPr>
        <w:ind w:left="720" w:hanging="360"/>
      </w:pPr>
      <w:rPr>
        <w:rFonts w:hint="eastAsia"/>
      </w:rPr>
    </w:lvl>
    <w:lvl w:ilvl="2">
      <w:start w:val="1"/>
      <w:numFmt w:val="bullet"/>
      <w:lvlText w:val="•"/>
      <w:lvlJc w:val="left"/>
      <w:pPr>
        <w:ind w:left="1080" w:hanging="360"/>
      </w:pPr>
      <w:rPr>
        <w:rFonts w:ascii="Times New Roman" w:hAnsi="Times New Roman" w:cs="Times New Roman" w:hint="default"/>
      </w:rPr>
    </w:lvl>
    <w:lvl w:ilvl="3">
      <w:start w:val="1"/>
      <w:numFmt w:val="bullet"/>
      <w:lvlText w:val="○"/>
      <w:lvlJc w:val="left"/>
      <w:pPr>
        <w:ind w:left="1440" w:hanging="360"/>
      </w:pPr>
      <w:rPr>
        <w:rFonts w:ascii="Arial" w:hAnsi="Arial" w:hint="default"/>
      </w:rPr>
    </w:lvl>
    <w:lvl w:ilvl="4">
      <w:start w:val="1"/>
      <w:numFmt w:val="bullet"/>
      <w:lvlText w:val="▪"/>
      <w:lvlJc w:val="left"/>
      <w:pPr>
        <w:ind w:left="1701" w:hanging="261"/>
      </w:pPr>
      <w:rPr>
        <w:rFonts w:ascii="Arial" w:hAnsi="Arial" w:hint="default"/>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765032CE"/>
    <w:multiLevelType w:val="hybridMultilevel"/>
    <w:tmpl w:val="C59435D4"/>
    <w:lvl w:ilvl="0" w:tplc="04090001">
      <w:start w:val="1"/>
      <w:numFmt w:val="bullet"/>
      <w:lvlText w:val=""/>
      <w:lvlJc w:val="left"/>
      <w:pPr>
        <w:ind w:left="360" w:hanging="360"/>
      </w:pPr>
      <w:rPr>
        <w:rFonts w:ascii="Symbol" w:hAnsi="Symbol" w:hint="default"/>
        <w:sz w:val="24"/>
        <w:szCs w:val="24"/>
      </w:rPr>
    </w:lvl>
    <w:lvl w:ilvl="1" w:tplc="6408EB0C">
      <w:start w:val="1"/>
      <w:numFmt w:val="bullet"/>
      <w:lvlText w:val="o"/>
      <w:lvlJc w:val="left"/>
      <w:pPr>
        <w:ind w:left="1080" w:hanging="360"/>
      </w:pPr>
      <w:rPr>
        <w:rFonts w:ascii="Courier New" w:hAnsi="Courier New" w:cs="Courier New" w:hint="default"/>
        <w:sz w:val="24"/>
        <w:szCs w:val="24"/>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8D16F5CC">
      <w:numFmt w:val="bullet"/>
      <w:lvlText w:val="-"/>
      <w:lvlJc w:val="left"/>
      <w:pPr>
        <w:ind w:left="3960" w:hanging="360"/>
      </w:pPr>
      <w:rPr>
        <w:rFonts w:ascii="Times New Roman" w:eastAsiaTheme="minorEastAsia" w:hAnsi="Times New Roman" w:cs="Times New Roman"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9AE50ED"/>
    <w:multiLevelType w:val="hybridMultilevel"/>
    <w:tmpl w:val="6CB49740"/>
    <w:lvl w:ilvl="0" w:tplc="281C32FC">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06359F"/>
    <w:multiLevelType w:val="hybridMultilevel"/>
    <w:tmpl w:val="9432E326"/>
    <w:lvl w:ilvl="0" w:tplc="513AA90A">
      <w:start w:val="1"/>
      <w:numFmt w:val="decimal"/>
      <w:lvlText w:val="%1."/>
      <w:lvlJc w:val="left"/>
      <w:pPr>
        <w:ind w:left="360" w:hanging="360"/>
      </w:pPr>
      <w:rPr>
        <w:rFonts w:ascii="Times New Roman" w:eastAsiaTheme="minorEastAsia" w:hAnsi="Times New Roman" w:cs="Times New Roman"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e Dongmin">
    <w15:presenceInfo w15:providerId="Windows Live" w15:userId="559d3f9f521ef441"/>
  </w15:person>
  <w15:person w15:author="SangHyun">
    <w15:presenceInfo w15:providerId="None" w15:userId="SangHy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zNrG0tDA2MDOwNDdX0lEKTi0uzszPAykwsqwFAPV1Os4tAAAA"/>
  </w:docVars>
  <w:rsids>
    <w:rsidRoot w:val="00F43A79"/>
    <w:rsid w:val="000013BE"/>
    <w:rsid w:val="0000460C"/>
    <w:rsid w:val="00004B96"/>
    <w:rsid w:val="000079D4"/>
    <w:rsid w:val="00011D5D"/>
    <w:rsid w:val="00012131"/>
    <w:rsid w:val="00015502"/>
    <w:rsid w:val="00015ED7"/>
    <w:rsid w:val="00020498"/>
    <w:rsid w:val="00024067"/>
    <w:rsid w:val="00024CCE"/>
    <w:rsid w:val="00025C5D"/>
    <w:rsid w:val="00030C88"/>
    <w:rsid w:val="00031018"/>
    <w:rsid w:val="00032F5A"/>
    <w:rsid w:val="0003658F"/>
    <w:rsid w:val="00036A59"/>
    <w:rsid w:val="00036C4B"/>
    <w:rsid w:val="00042305"/>
    <w:rsid w:val="00042318"/>
    <w:rsid w:val="00047C5C"/>
    <w:rsid w:val="0006361E"/>
    <w:rsid w:val="000649CB"/>
    <w:rsid w:val="00066F11"/>
    <w:rsid w:val="00067386"/>
    <w:rsid w:val="0007017F"/>
    <w:rsid w:val="000713B7"/>
    <w:rsid w:val="000725F0"/>
    <w:rsid w:val="00072747"/>
    <w:rsid w:val="00074182"/>
    <w:rsid w:val="000743D5"/>
    <w:rsid w:val="00080D2B"/>
    <w:rsid w:val="000857B7"/>
    <w:rsid w:val="00085A50"/>
    <w:rsid w:val="00086430"/>
    <w:rsid w:val="000902F3"/>
    <w:rsid w:val="0009112C"/>
    <w:rsid w:val="00093A4E"/>
    <w:rsid w:val="000A3FCD"/>
    <w:rsid w:val="000A5B66"/>
    <w:rsid w:val="000A672F"/>
    <w:rsid w:val="000A69B5"/>
    <w:rsid w:val="000A70F1"/>
    <w:rsid w:val="000B6F8B"/>
    <w:rsid w:val="000C1E3F"/>
    <w:rsid w:val="000C38AD"/>
    <w:rsid w:val="000C518A"/>
    <w:rsid w:val="000D02AA"/>
    <w:rsid w:val="000D37E4"/>
    <w:rsid w:val="000D4213"/>
    <w:rsid w:val="000D6936"/>
    <w:rsid w:val="000D733E"/>
    <w:rsid w:val="000E518D"/>
    <w:rsid w:val="000E7DF6"/>
    <w:rsid w:val="000F3809"/>
    <w:rsid w:val="000F5A0B"/>
    <w:rsid w:val="00100114"/>
    <w:rsid w:val="00103E01"/>
    <w:rsid w:val="00107114"/>
    <w:rsid w:val="00113144"/>
    <w:rsid w:val="001152E8"/>
    <w:rsid w:val="0011765C"/>
    <w:rsid w:val="0012174A"/>
    <w:rsid w:val="00124CFA"/>
    <w:rsid w:val="00125A40"/>
    <w:rsid w:val="001278C1"/>
    <w:rsid w:val="00131981"/>
    <w:rsid w:val="001328D4"/>
    <w:rsid w:val="00134928"/>
    <w:rsid w:val="001417C6"/>
    <w:rsid w:val="00142B7E"/>
    <w:rsid w:val="00145072"/>
    <w:rsid w:val="00145767"/>
    <w:rsid w:val="00154C9F"/>
    <w:rsid w:val="00156E8C"/>
    <w:rsid w:val="001631EF"/>
    <w:rsid w:val="00163671"/>
    <w:rsid w:val="0016437E"/>
    <w:rsid w:val="00164C8C"/>
    <w:rsid w:val="00164F9B"/>
    <w:rsid w:val="0016510C"/>
    <w:rsid w:val="00167544"/>
    <w:rsid w:val="001678BB"/>
    <w:rsid w:val="00172475"/>
    <w:rsid w:val="00173B9A"/>
    <w:rsid w:val="001760FA"/>
    <w:rsid w:val="00180032"/>
    <w:rsid w:val="001879DE"/>
    <w:rsid w:val="00190C65"/>
    <w:rsid w:val="001A2D5A"/>
    <w:rsid w:val="001A57BC"/>
    <w:rsid w:val="001B072D"/>
    <w:rsid w:val="001B0C6C"/>
    <w:rsid w:val="001B1D7E"/>
    <w:rsid w:val="001C10D4"/>
    <w:rsid w:val="001C2095"/>
    <w:rsid w:val="001C20C8"/>
    <w:rsid w:val="001C26FC"/>
    <w:rsid w:val="001C38EE"/>
    <w:rsid w:val="001C70CF"/>
    <w:rsid w:val="001C7EF2"/>
    <w:rsid w:val="001D22FE"/>
    <w:rsid w:val="001D7C6C"/>
    <w:rsid w:val="001E12DF"/>
    <w:rsid w:val="001E2A72"/>
    <w:rsid w:val="001F7092"/>
    <w:rsid w:val="002027AF"/>
    <w:rsid w:val="002034E6"/>
    <w:rsid w:val="00207274"/>
    <w:rsid w:val="002136ED"/>
    <w:rsid w:val="00215531"/>
    <w:rsid w:val="00216DC6"/>
    <w:rsid w:val="00220BC7"/>
    <w:rsid w:val="00223D15"/>
    <w:rsid w:val="00225207"/>
    <w:rsid w:val="002323AD"/>
    <w:rsid w:val="00232EF9"/>
    <w:rsid w:val="002363AF"/>
    <w:rsid w:val="00237AEF"/>
    <w:rsid w:val="0024751E"/>
    <w:rsid w:val="00254221"/>
    <w:rsid w:val="00257675"/>
    <w:rsid w:val="00261357"/>
    <w:rsid w:val="00264554"/>
    <w:rsid w:val="00265FA3"/>
    <w:rsid w:val="00267360"/>
    <w:rsid w:val="00267B0B"/>
    <w:rsid w:val="00271990"/>
    <w:rsid w:val="002810EC"/>
    <w:rsid w:val="002815E1"/>
    <w:rsid w:val="00284384"/>
    <w:rsid w:val="00286288"/>
    <w:rsid w:val="00286744"/>
    <w:rsid w:val="002911C9"/>
    <w:rsid w:val="0029259C"/>
    <w:rsid w:val="00292E25"/>
    <w:rsid w:val="0029418E"/>
    <w:rsid w:val="002A15C0"/>
    <w:rsid w:val="002A435D"/>
    <w:rsid w:val="002A7348"/>
    <w:rsid w:val="002A7D99"/>
    <w:rsid w:val="002B3F9B"/>
    <w:rsid w:val="002B41D4"/>
    <w:rsid w:val="002B46FE"/>
    <w:rsid w:val="002C1A06"/>
    <w:rsid w:val="002C1FCF"/>
    <w:rsid w:val="002D021B"/>
    <w:rsid w:val="002D4A24"/>
    <w:rsid w:val="002D59A6"/>
    <w:rsid w:val="002E374E"/>
    <w:rsid w:val="002E3A1B"/>
    <w:rsid w:val="002E3E1F"/>
    <w:rsid w:val="002F02D2"/>
    <w:rsid w:val="002F0C92"/>
    <w:rsid w:val="002F28E4"/>
    <w:rsid w:val="002F42A8"/>
    <w:rsid w:val="003005AD"/>
    <w:rsid w:val="00303755"/>
    <w:rsid w:val="003040D1"/>
    <w:rsid w:val="003044F7"/>
    <w:rsid w:val="00305EF0"/>
    <w:rsid w:val="00306188"/>
    <w:rsid w:val="0031164E"/>
    <w:rsid w:val="00311939"/>
    <w:rsid w:val="003120EB"/>
    <w:rsid w:val="0032095A"/>
    <w:rsid w:val="003257A0"/>
    <w:rsid w:val="003313B9"/>
    <w:rsid w:val="00331431"/>
    <w:rsid w:val="003334E4"/>
    <w:rsid w:val="003364C0"/>
    <w:rsid w:val="003400B0"/>
    <w:rsid w:val="00340381"/>
    <w:rsid w:val="00343812"/>
    <w:rsid w:val="003633FF"/>
    <w:rsid w:val="003664E5"/>
    <w:rsid w:val="003668AA"/>
    <w:rsid w:val="00372F6F"/>
    <w:rsid w:val="00374524"/>
    <w:rsid w:val="0038182A"/>
    <w:rsid w:val="00384CEA"/>
    <w:rsid w:val="00390143"/>
    <w:rsid w:val="003914CA"/>
    <w:rsid w:val="0039255C"/>
    <w:rsid w:val="003A2729"/>
    <w:rsid w:val="003A31CC"/>
    <w:rsid w:val="003A4F3B"/>
    <w:rsid w:val="003A5715"/>
    <w:rsid w:val="003B200D"/>
    <w:rsid w:val="003B2C4F"/>
    <w:rsid w:val="003B4F42"/>
    <w:rsid w:val="003B64A0"/>
    <w:rsid w:val="003C0513"/>
    <w:rsid w:val="003C0C0E"/>
    <w:rsid w:val="003C1F79"/>
    <w:rsid w:val="003C2085"/>
    <w:rsid w:val="003C4ADE"/>
    <w:rsid w:val="003C4F40"/>
    <w:rsid w:val="003C7FD1"/>
    <w:rsid w:val="003D0B9D"/>
    <w:rsid w:val="003D5340"/>
    <w:rsid w:val="003E59CB"/>
    <w:rsid w:val="003E5C7A"/>
    <w:rsid w:val="003E65BB"/>
    <w:rsid w:val="003F0041"/>
    <w:rsid w:val="003F1109"/>
    <w:rsid w:val="003F5DF5"/>
    <w:rsid w:val="003F7A0E"/>
    <w:rsid w:val="00403349"/>
    <w:rsid w:val="0040407B"/>
    <w:rsid w:val="00410C32"/>
    <w:rsid w:val="00410FDF"/>
    <w:rsid w:val="00414DA6"/>
    <w:rsid w:val="004159B2"/>
    <w:rsid w:val="00422E62"/>
    <w:rsid w:val="00423FA7"/>
    <w:rsid w:val="00423FC4"/>
    <w:rsid w:val="00426F56"/>
    <w:rsid w:val="00427CF6"/>
    <w:rsid w:val="004303DE"/>
    <w:rsid w:val="004312C3"/>
    <w:rsid w:val="0043438C"/>
    <w:rsid w:val="00441A25"/>
    <w:rsid w:val="00446919"/>
    <w:rsid w:val="0045317A"/>
    <w:rsid w:val="00455BDF"/>
    <w:rsid w:val="004569A4"/>
    <w:rsid w:val="004570BC"/>
    <w:rsid w:val="00457FAF"/>
    <w:rsid w:val="00460191"/>
    <w:rsid w:val="00461E1F"/>
    <w:rsid w:val="00463143"/>
    <w:rsid w:val="00464066"/>
    <w:rsid w:val="00465833"/>
    <w:rsid w:val="00472595"/>
    <w:rsid w:val="00472A76"/>
    <w:rsid w:val="00474088"/>
    <w:rsid w:val="004746AA"/>
    <w:rsid w:val="004767F1"/>
    <w:rsid w:val="00476BE3"/>
    <w:rsid w:val="004777DA"/>
    <w:rsid w:val="004821AC"/>
    <w:rsid w:val="00486F46"/>
    <w:rsid w:val="00494ACB"/>
    <w:rsid w:val="00496204"/>
    <w:rsid w:val="004A111C"/>
    <w:rsid w:val="004B2595"/>
    <w:rsid w:val="004B5063"/>
    <w:rsid w:val="004B7BDD"/>
    <w:rsid w:val="004C3C1E"/>
    <w:rsid w:val="004C7AF9"/>
    <w:rsid w:val="004D03E4"/>
    <w:rsid w:val="004D1436"/>
    <w:rsid w:val="004D4DC4"/>
    <w:rsid w:val="004D64C0"/>
    <w:rsid w:val="004D6B43"/>
    <w:rsid w:val="004D7064"/>
    <w:rsid w:val="004E05B3"/>
    <w:rsid w:val="004E236A"/>
    <w:rsid w:val="004E33C4"/>
    <w:rsid w:val="004E7A58"/>
    <w:rsid w:val="004F0201"/>
    <w:rsid w:val="004F4D49"/>
    <w:rsid w:val="004F65B8"/>
    <w:rsid w:val="00502A9D"/>
    <w:rsid w:val="00504059"/>
    <w:rsid w:val="00504E52"/>
    <w:rsid w:val="00513038"/>
    <w:rsid w:val="00514D18"/>
    <w:rsid w:val="00516C9B"/>
    <w:rsid w:val="00517646"/>
    <w:rsid w:val="005252F7"/>
    <w:rsid w:val="0053051B"/>
    <w:rsid w:val="00530EDE"/>
    <w:rsid w:val="005318F7"/>
    <w:rsid w:val="00532F70"/>
    <w:rsid w:val="00534B73"/>
    <w:rsid w:val="00535704"/>
    <w:rsid w:val="00542604"/>
    <w:rsid w:val="00545955"/>
    <w:rsid w:val="00550A5C"/>
    <w:rsid w:val="00550D64"/>
    <w:rsid w:val="005517E3"/>
    <w:rsid w:val="0055564E"/>
    <w:rsid w:val="005571F2"/>
    <w:rsid w:val="0056348F"/>
    <w:rsid w:val="00564E65"/>
    <w:rsid w:val="0056687F"/>
    <w:rsid w:val="0056757C"/>
    <w:rsid w:val="00570272"/>
    <w:rsid w:val="00570D0F"/>
    <w:rsid w:val="00570E8C"/>
    <w:rsid w:val="00573D99"/>
    <w:rsid w:val="005771B8"/>
    <w:rsid w:val="005774D0"/>
    <w:rsid w:val="00582BE0"/>
    <w:rsid w:val="00582F71"/>
    <w:rsid w:val="005835B2"/>
    <w:rsid w:val="00584603"/>
    <w:rsid w:val="00585F86"/>
    <w:rsid w:val="0058631C"/>
    <w:rsid w:val="005868DB"/>
    <w:rsid w:val="00586C51"/>
    <w:rsid w:val="00590A8C"/>
    <w:rsid w:val="00591FAE"/>
    <w:rsid w:val="00597290"/>
    <w:rsid w:val="005A2D6A"/>
    <w:rsid w:val="005A383D"/>
    <w:rsid w:val="005A4980"/>
    <w:rsid w:val="005A5913"/>
    <w:rsid w:val="005A591B"/>
    <w:rsid w:val="005B6CE7"/>
    <w:rsid w:val="005C7E3F"/>
    <w:rsid w:val="005D0B04"/>
    <w:rsid w:val="005D22E6"/>
    <w:rsid w:val="005D4235"/>
    <w:rsid w:val="005D6112"/>
    <w:rsid w:val="005E2AA9"/>
    <w:rsid w:val="005E2C04"/>
    <w:rsid w:val="005E7138"/>
    <w:rsid w:val="005F021C"/>
    <w:rsid w:val="00601DE3"/>
    <w:rsid w:val="006059BF"/>
    <w:rsid w:val="00610B32"/>
    <w:rsid w:val="00612F56"/>
    <w:rsid w:val="00617A39"/>
    <w:rsid w:val="006209D9"/>
    <w:rsid w:val="006217CC"/>
    <w:rsid w:val="00624076"/>
    <w:rsid w:val="00627D13"/>
    <w:rsid w:val="006300C6"/>
    <w:rsid w:val="006349BC"/>
    <w:rsid w:val="00634E69"/>
    <w:rsid w:val="00635894"/>
    <w:rsid w:val="006360E4"/>
    <w:rsid w:val="0064398D"/>
    <w:rsid w:val="00643F04"/>
    <w:rsid w:val="00646876"/>
    <w:rsid w:val="00647A80"/>
    <w:rsid w:val="006521BC"/>
    <w:rsid w:val="00654DB7"/>
    <w:rsid w:val="00655F1D"/>
    <w:rsid w:val="006562CF"/>
    <w:rsid w:val="006604CF"/>
    <w:rsid w:val="00661C53"/>
    <w:rsid w:val="00664CDE"/>
    <w:rsid w:val="00666822"/>
    <w:rsid w:val="00673B49"/>
    <w:rsid w:val="006740D2"/>
    <w:rsid w:val="006774DA"/>
    <w:rsid w:val="006807B5"/>
    <w:rsid w:val="006855D5"/>
    <w:rsid w:val="00693568"/>
    <w:rsid w:val="00697220"/>
    <w:rsid w:val="006A0862"/>
    <w:rsid w:val="006A3DA3"/>
    <w:rsid w:val="006A57D1"/>
    <w:rsid w:val="006A6E54"/>
    <w:rsid w:val="006B19DB"/>
    <w:rsid w:val="006B2205"/>
    <w:rsid w:val="006B3AA5"/>
    <w:rsid w:val="006C16B3"/>
    <w:rsid w:val="006C1F03"/>
    <w:rsid w:val="006C5DCD"/>
    <w:rsid w:val="006D0C37"/>
    <w:rsid w:val="006D413D"/>
    <w:rsid w:val="006E0437"/>
    <w:rsid w:val="006E3525"/>
    <w:rsid w:val="006E3FB4"/>
    <w:rsid w:val="006F1FBF"/>
    <w:rsid w:val="006F29CF"/>
    <w:rsid w:val="006F3AED"/>
    <w:rsid w:val="006F50C3"/>
    <w:rsid w:val="007018B7"/>
    <w:rsid w:val="00701E20"/>
    <w:rsid w:val="00702819"/>
    <w:rsid w:val="007207B2"/>
    <w:rsid w:val="0073767D"/>
    <w:rsid w:val="0074015C"/>
    <w:rsid w:val="0074205C"/>
    <w:rsid w:val="0074290C"/>
    <w:rsid w:val="0074579A"/>
    <w:rsid w:val="00745C5D"/>
    <w:rsid w:val="0074681B"/>
    <w:rsid w:val="00747E9B"/>
    <w:rsid w:val="007508F5"/>
    <w:rsid w:val="00751646"/>
    <w:rsid w:val="007616AB"/>
    <w:rsid w:val="00762AB2"/>
    <w:rsid w:val="00762C7E"/>
    <w:rsid w:val="007653D8"/>
    <w:rsid w:val="00767B47"/>
    <w:rsid w:val="0077193A"/>
    <w:rsid w:val="00771CD0"/>
    <w:rsid w:val="00772FA4"/>
    <w:rsid w:val="0077340A"/>
    <w:rsid w:val="00773870"/>
    <w:rsid w:val="00780326"/>
    <w:rsid w:val="007811B6"/>
    <w:rsid w:val="007872DC"/>
    <w:rsid w:val="00790FDE"/>
    <w:rsid w:val="00791C93"/>
    <w:rsid w:val="00791E95"/>
    <w:rsid w:val="00791FDB"/>
    <w:rsid w:val="00792014"/>
    <w:rsid w:val="00794A3E"/>
    <w:rsid w:val="007956A4"/>
    <w:rsid w:val="00797B75"/>
    <w:rsid w:val="007A2F9F"/>
    <w:rsid w:val="007A76A8"/>
    <w:rsid w:val="007B7C3E"/>
    <w:rsid w:val="007C19D1"/>
    <w:rsid w:val="007D0FE8"/>
    <w:rsid w:val="007D4C79"/>
    <w:rsid w:val="007D5064"/>
    <w:rsid w:val="007D688E"/>
    <w:rsid w:val="007E132C"/>
    <w:rsid w:val="007E2D7C"/>
    <w:rsid w:val="007E415F"/>
    <w:rsid w:val="007E5996"/>
    <w:rsid w:val="007E727D"/>
    <w:rsid w:val="007F2993"/>
    <w:rsid w:val="007F3D0E"/>
    <w:rsid w:val="007F548F"/>
    <w:rsid w:val="007F6507"/>
    <w:rsid w:val="007F66F3"/>
    <w:rsid w:val="007F718A"/>
    <w:rsid w:val="008005ED"/>
    <w:rsid w:val="00804AB3"/>
    <w:rsid w:val="0081201F"/>
    <w:rsid w:val="00816363"/>
    <w:rsid w:val="00822A1A"/>
    <w:rsid w:val="00823341"/>
    <w:rsid w:val="008323FA"/>
    <w:rsid w:val="00832F58"/>
    <w:rsid w:val="00834F1F"/>
    <w:rsid w:val="008369A2"/>
    <w:rsid w:val="008410E4"/>
    <w:rsid w:val="00842010"/>
    <w:rsid w:val="00845E55"/>
    <w:rsid w:val="00847769"/>
    <w:rsid w:val="008479C7"/>
    <w:rsid w:val="00847EEC"/>
    <w:rsid w:val="008539A6"/>
    <w:rsid w:val="00854F71"/>
    <w:rsid w:val="00855BA6"/>
    <w:rsid w:val="008569F1"/>
    <w:rsid w:val="00860F01"/>
    <w:rsid w:val="008614DD"/>
    <w:rsid w:val="0086192E"/>
    <w:rsid w:val="00865EB1"/>
    <w:rsid w:val="00866DC6"/>
    <w:rsid w:val="00867DB3"/>
    <w:rsid w:val="00870E5C"/>
    <w:rsid w:val="00875E79"/>
    <w:rsid w:val="008822E2"/>
    <w:rsid w:val="008846FC"/>
    <w:rsid w:val="0089297D"/>
    <w:rsid w:val="00893AC6"/>
    <w:rsid w:val="00895AF8"/>
    <w:rsid w:val="0089688A"/>
    <w:rsid w:val="00897C7C"/>
    <w:rsid w:val="008A71DF"/>
    <w:rsid w:val="008B0192"/>
    <w:rsid w:val="008B29CD"/>
    <w:rsid w:val="008C5AD5"/>
    <w:rsid w:val="008C6364"/>
    <w:rsid w:val="008E4D8D"/>
    <w:rsid w:val="008E5505"/>
    <w:rsid w:val="008E5854"/>
    <w:rsid w:val="008E734A"/>
    <w:rsid w:val="008E74CE"/>
    <w:rsid w:val="008F7AE3"/>
    <w:rsid w:val="0090118B"/>
    <w:rsid w:val="009012C0"/>
    <w:rsid w:val="00910615"/>
    <w:rsid w:val="009108C4"/>
    <w:rsid w:val="0091431A"/>
    <w:rsid w:val="00924541"/>
    <w:rsid w:val="00924E38"/>
    <w:rsid w:val="0092563B"/>
    <w:rsid w:val="00927827"/>
    <w:rsid w:val="00934843"/>
    <w:rsid w:val="00936086"/>
    <w:rsid w:val="00940196"/>
    <w:rsid w:val="009465C6"/>
    <w:rsid w:val="00946F21"/>
    <w:rsid w:val="00951AFA"/>
    <w:rsid w:val="009521CC"/>
    <w:rsid w:val="00952298"/>
    <w:rsid w:val="009533D3"/>
    <w:rsid w:val="00953524"/>
    <w:rsid w:val="0095724B"/>
    <w:rsid w:val="00961508"/>
    <w:rsid w:val="00963249"/>
    <w:rsid w:val="00963AA4"/>
    <w:rsid w:val="009662C9"/>
    <w:rsid w:val="009665DC"/>
    <w:rsid w:val="009672F3"/>
    <w:rsid w:val="00970DAF"/>
    <w:rsid w:val="00972D3B"/>
    <w:rsid w:val="009744F4"/>
    <w:rsid w:val="009762E3"/>
    <w:rsid w:val="00977B4F"/>
    <w:rsid w:val="00980D68"/>
    <w:rsid w:val="00982F89"/>
    <w:rsid w:val="0098434B"/>
    <w:rsid w:val="00984BB2"/>
    <w:rsid w:val="009908B6"/>
    <w:rsid w:val="00990B85"/>
    <w:rsid w:val="00990E5F"/>
    <w:rsid w:val="00991519"/>
    <w:rsid w:val="00991809"/>
    <w:rsid w:val="00995318"/>
    <w:rsid w:val="0099555C"/>
    <w:rsid w:val="00995787"/>
    <w:rsid w:val="00995D15"/>
    <w:rsid w:val="009973A0"/>
    <w:rsid w:val="009979D1"/>
    <w:rsid w:val="009A1CDD"/>
    <w:rsid w:val="009A35C1"/>
    <w:rsid w:val="009B0A3F"/>
    <w:rsid w:val="009B1630"/>
    <w:rsid w:val="009B6535"/>
    <w:rsid w:val="009C3D34"/>
    <w:rsid w:val="009C4714"/>
    <w:rsid w:val="009C4C81"/>
    <w:rsid w:val="009C6972"/>
    <w:rsid w:val="009D0AEF"/>
    <w:rsid w:val="009D13CD"/>
    <w:rsid w:val="009D3767"/>
    <w:rsid w:val="009D3DD9"/>
    <w:rsid w:val="009D7BEB"/>
    <w:rsid w:val="009E0580"/>
    <w:rsid w:val="009E684A"/>
    <w:rsid w:val="009F23D5"/>
    <w:rsid w:val="009F5341"/>
    <w:rsid w:val="009F5576"/>
    <w:rsid w:val="009F6503"/>
    <w:rsid w:val="009F6888"/>
    <w:rsid w:val="009F7493"/>
    <w:rsid w:val="00A009CB"/>
    <w:rsid w:val="00A02552"/>
    <w:rsid w:val="00A104E0"/>
    <w:rsid w:val="00A11C57"/>
    <w:rsid w:val="00A128B8"/>
    <w:rsid w:val="00A12C82"/>
    <w:rsid w:val="00A20A69"/>
    <w:rsid w:val="00A211F6"/>
    <w:rsid w:val="00A26AD3"/>
    <w:rsid w:val="00A277E9"/>
    <w:rsid w:val="00A31032"/>
    <w:rsid w:val="00A326D5"/>
    <w:rsid w:val="00A36CB9"/>
    <w:rsid w:val="00A409F9"/>
    <w:rsid w:val="00A452A3"/>
    <w:rsid w:val="00A46CED"/>
    <w:rsid w:val="00A6090A"/>
    <w:rsid w:val="00A6224A"/>
    <w:rsid w:val="00A6492C"/>
    <w:rsid w:val="00A6693C"/>
    <w:rsid w:val="00A71205"/>
    <w:rsid w:val="00A74315"/>
    <w:rsid w:val="00A74A48"/>
    <w:rsid w:val="00A836B8"/>
    <w:rsid w:val="00A83AEA"/>
    <w:rsid w:val="00A84289"/>
    <w:rsid w:val="00A85F63"/>
    <w:rsid w:val="00A960ED"/>
    <w:rsid w:val="00A967DD"/>
    <w:rsid w:val="00A967E2"/>
    <w:rsid w:val="00A96EA0"/>
    <w:rsid w:val="00A97941"/>
    <w:rsid w:val="00AA03B1"/>
    <w:rsid w:val="00AA31E2"/>
    <w:rsid w:val="00AA3EA4"/>
    <w:rsid w:val="00AC045A"/>
    <w:rsid w:val="00AC2119"/>
    <w:rsid w:val="00AC5A44"/>
    <w:rsid w:val="00AC7EB5"/>
    <w:rsid w:val="00AD0D53"/>
    <w:rsid w:val="00AD4BDA"/>
    <w:rsid w:val="00AD7D66"/>
    <w:rsid w:val="00AD7FD5"/>
    <w:rsid w:val="00AE16C6"/>
    <w:rsid w:val="00AE1C5F"/>
    <w:rsid w:val="00AE5E99"/>
    <w:rsid w:val="00AE7A88"/>
    <w:rsid w:val="00AE7FD1"/>
    <w:rsid w:val="00AF1FEA"/>
    <w:rsid w:val="00AF30E6"/>
    <w:rsid w:val="00AF5144"/>
    <w:rsid w:val="00B003AA"/>
    <w:rsid w:val="00B03398"/>
    <w:rsid w:val="00B05E57"/>
    <w:rsid w:val="00B077A4"/>
    <w:rsid w:val="00B10DE7"/>
    <w:rsid w:val="00B125B4"/>
    <w:rsid w:val="00B132B0"/>
    <w:rsid w:val="00B178C8"/>
    <w:rsid w:val="00B17A19"/>
    <w:rsid w:val="00B21B7F"/>
    <w:rsid w:val="00B2587C"/>
    <w:rsid w:val="00B2725D"/>
    <w:rsid w:val="00B27378"/>
    <w:rsid w:val="00B2788D"/>
    <w:rsid w:val="00B37EB3"/>
    <w:rsid w:val="00B4378A"/>
    <w:rsid w:val="00B440B2"/>
    <w:rsid w:val="00B46779"/>
    <w:rsid w:val="00B52A0B"/>
    <w:rsid w:val="00B55370"/>
    <w:rsid w:val="00B57626"/>
    <w:rsid w:val="00B62D61"/>
    <w:rsid w:val="00B657EC"/>
    <w:rsid w:val="00B65DBB"/>
    <w:rsid w:val="00B65E28"/>
    <w:rsid w:val="00B70E95"/>
    <w:rsid w:val="00B73233"/>
    <w:rsid w:val="00B75139"/>
    <w:rsid w:val="00B7682B"/>
    <w:rsid w:val="00B77BB4"/>
    <w:rsid w:val="00B840B6"/>
    <w:rsid w:val="00B9046B"/>
    <w:rsid w:val="00B90E52"/>
    <w:rsid w:val="00B92943"/>
    <w:rsid w:val="00B9396B"/>
    <w:rsid w:val="00B946AB"/>
    <w:rsid w:val="00B974B8"/>
    <w:rsid w:val="00BA224E"/>
    <w:rsid w:val="00BA2E8D"/>
    <w:rsid w:val="00BB1F89"/>
    <w:rsid w:val="00BB2FAD"/>
    <w:rsid w:val="00BB4814"/>
    <w:rsid w:val="00BB58C2"/>
    <w:rsid w:val="00BB65FE"/>
    <w:rsid w:val="00BC4077"/>
    <w:rsid w:val="00BC4233"/>
    <w:rsid w:val="00BC66F7"/>
    <w:rsid w:val="00BC6E25"/>
    <w:rsid w:val="00BD13F5"/>
    <w:rsid w:val="00BD3689"/>
    <w:rsid w:val="00BD4082"/>
    <w:rsid w:val="00BD57A5"/>
    <w:rsid w:val="00BE0632"/>
    <w:rsid w:val="00BE6563"/>
    <w:rsid w:val="00BF0768"/>
    <w:rsid w:val="00BF5DE8"/>
    <w:rsid w:val="00C00046"/>
    <w:rsid w:val="00C00704"/>
    <w:rsid w:val="00C01AFD"/>
    <w:rsid w:val="00C0292F"/>
    <w:rsid w:val="00C03513"/>
    <w:rsid w:val="00C066E2"/>
    <w:rsid w:val="00C111CB"/>
    <w:rsid w:val="00C11F39"/>
    <w:rsid w:val="00C1725B"/>
    <w:rsid w:val="00C20DB3"/>
    <w:rsid w:val="00C2374B"/>
    <w:rsid w:val="00C314F5"/>
    <w:rsid w:val="00C33675"/>
    <w:rsid w:val="00C36A68"/>
    <w:rsid w:val="00C468DD"/>
    <w:rsid w:val="00C5414D"/>
    <w:rsid w:val="00C55471"/>
    <w:rsid w:val="00C56164"/>
    <w:rsid w:val="00C60CC6"/>
    <w:rsid w:val="00C6351B"/>
    <w:rsid w:val="00C63E23"/>
    <w:rsid w:val="00C734F2"/>
    <w:rsid w:val="00C77F4D"/>
    <w:rsid w:val="00C803DE"/>
    <w:rsid w:val="00C80594"/>
    <w:rsid w:val="00C8189A"/>
    <w:rsid w:val="00C83D32"/>
    <w:rsid w:val="00C90055"/>
    <w:rsid w:val="00C9237D"/>
    <w:rsid w:val="00C93B43"/>
    <w:rsid w:val="00C9538E"/>
    <w:rsid w:val="00C97050"/>
    <w:rsid w:val="00CA374B"/>
    <w:rsid w:val="00CA390C"/>
    <w:rsid w:val="00CA6886"/>
    <w:rsid w:val="00CA6DBE"/>
    <w:rsid w:val="00CB40C3"/>
    <w:rsid w:val="00CC1A02"/>
    <w:rsid w:val="00CC29DF"/>
    <w:rsid w:val="00CC3628"/>
    <w:rsid w:val="00CC4149"/>
    <w:rsid w:val="00CD2FDB"/>
    <w:rsid w:val="00CD5230"/>
    <w:rsid w:val="00CD53A7"/>
    <w:rsid w:val="00CE3DC1"/>
    <w:rsid w:val="00CE583B"/>
    <w:rsid w:val="00CF0857"/>
    <w:rsid w:val="00CF6E30"/>
    <w:rsid w:val="00D06CA7"/>
    <w:rsid w:val="00D07800"/>
    <w:rsid w:val="00D13936"/>
    <w:rsid w:val="00D16A79"/>
    <w:rsid w:val="00D16BDE"/>
    <w:rsid w:val="00D1777F"/>
    <w:rsid w:val="00D17D72"/>
    <w:rsid w:val="00D22CB0"/>
    <w:rsid w:val="00D30981"/>
    <w:rsid w:val="00D30ED2"/>
    <w:rsid w:val="00D3248B"/>
    <w:rsid w:val="00D33A1F"/>
    <w:rsid w:val="00D37A82"/>
    <w:rsid w:val="00D44982"/>
    <w:rsid w:val="00D450E3"/>
    <w:rsid w:val="00D471E7"/>
    <w:rsid w:val="00D55E96"/>
    <w:rsid w:val="00D57546"/>
    <w:rsid w:val="00D579AA"/>
    <w:rsid w:val="00D62AB7"/>
    <w:rsid w:val="00D64695"/>
    <w:rsid w:val="00D70034"/>
    <w:rsid w:val="00D72C4E"/>
    <w:rsid w:val="00D741BD"/>
    <w:rsid w:val="00D742A7"/>
    <w:rsid w:val="00D85DCF"/>
    <w:rsid w:val="00D86285"/>
    <w:rsid w:val="00D86586"/>
    <w:rsid w:val="00D86CDF"/>
    <w:rsid w:val="00D90A32"/>
    <w:rsid w:val="00D96336"/>
    <w:rsid w:val="00DA1A5B"/>
    <w:rsid w:val="00DA421C"/>
    <w:rsid w:val="00DA5C75"/>
    <w:rsid w:val="00DA7A17"/>
    <w:rsid w:val="00DB08E9"/>
    <w:rsid w:val="00DB2480"/>
    <w:rsid w:val="00DB420A"/>
    <w:rsid w:val="00DC012F"/>
    <w:rsid w:val="00DC2F39"/>
    <w:rsid w:val="00DC5524"/>
    <w:rsid w:val="00DC5E7F"/>
    <w:rsid w:val="00DD089D"/>
    <w:rsid w:val="00DE0326"/>
    <w:rsid w:val="00DE2DFD"/>
    <w:rsid w:val="00DE2E4D"/>
    <w:rsid w:val="00DF189C"/>
    <w:rsid w:val="00DF2F9E"/>
    <w:rsid w:val="00E02974"/>
    <w:rsid w:val="00E04073"/>
    <w:rsid w:val="00E043B4"/>
    <w:rsid w:val="00E051D9"/>
    <w:rsid w:val="00E14645"/>
    <w:rsid w:val="00E2037D"/>
    <w:rsid w:val="00E2274C"/>
    <w:rsid w:val="00E232B9"/>
    <w:rsid w:val="00E241BD"/>
    <w:rsid w:val="00E36ADC"/>
    <w:rsid w:val="00E371B2"/>
    <w:rsid w:val="00E42388"/>
    <w:rsid w:val="00E4272C"/>
    <w:rsid w:val="00E43B75"/>
    <w:rsid w:val="00E47380"/>
    <w:rsid w:val="00E5122C"/>
    <w:rsid w:val="00E54300"/>
    <w:rsid w:val="00E55A14"/>
    <w:rsid w:val="00E55DCE"/>
    <w:rsid w:val="00E63A0D"/>
    <w:rsid w:val="00E71DCB"/>
    <w:rsid w:val="00E733B1"/>
    <w:rsid w:val="00E73FDC"/>
    <w:rsid w:val="00E74B52"/>
    <w:rsid w:val="00E75163"/>
    <w:rsid w:val="00E81AD8"/>
    <w:rsid w:val="00E81E71"/>
    <w:rsid w:val="00E82492"/>
    <w:rsid w:val="00E83292"/>
    <w:rsid w:val="00E846F5"/>
    <w:rsid w:val="00E851CD"/>
    <w:rsid w:val="00E86138"/>
    <w:rsid w:val="00E909CB"/>
    <w:rsid w:val="00E94756"/>
    <w:rsid w:val="00E94EEA"/>
    <w:rsid w:val="00E95C8C"/>
    <w:rsid w:val="00E97985"/>
    <w:rsid w:val="00EA08CE"/>
    <w:rsid w:val="00EA4659"/>
    <w:rsid w:val="00EA58F7"/>
    <w:rsid w:val="00EA5C17"/>
    <w:rsid w:val="00EB4DB5"/>
    <w:rsid w:val="00EB51CF"/>
    <w:rsid w:val="00EB59A6"/>
    <w:rsid w:val="00EB7E6A"/>
    <w:rsid w:val="00EC3268"/>
    <w:rsid w:val="00EC3B87"/>
    <w:rsid w:val="00EC478E"/>
    <w:rsid w:val="00EC66E1"/>
    <w:rsid w:val="00EC6C4D"/>
    <w:rsid w:val="00ED1B87"/>
    <w:rsid w:val="00ED599F"/>
    <w:rsid w:val="00ED7BC1"/>
    <w:rsid w:val="00EE5ECE"/>
    <w:rsid w:val="00EF4F60"/>
    <w:rsid w:val="00F002D1"/>
    <w:rsid w:val="00F00E90"/>
    <w:rsid w:val="00F0123C"/>
    <w:rsid w:val="00F02DC5"/>
    <w:rsid w:val="00F0434F"/>
    <w:rsid w:val="00F05F75"/>
    <w:rsid w:val="00F07E0C"/>
    <w:rsid w:val="00F07EA6"/>
    <w:rsid w:val="00F134B3"/>
    <w:rsid w:val="00F15FAA"/>
    <w:rsid w:val="00F16154"/>
    <w:rsid w:val="00F2119F"/>
    <w:rsid w:val="00F241C7"/>
    <w:rsid w:val="00F24F55"/>
    <w:rsid w:val="00F2589B"/>
    <w:rsid w:val="00F265EA"/>
    <w:rsid w:val="00F26CD3"/>
    <w:rsid w:val="00F30B26"/>
    <w:rsid w:val="00F32EF6"/>
    <w:rsid w:val="00F346A6"/>
    <w:rsid w:val="00F356B1"/>
    <w:rsid w:val="00F36386"/>
    <w:rsid w:val="00F40CF3"/>
    <w:rsid w:val="00F40E25"/>
    <w:rsid w:val="00F412F2"/>
    <w:rsid w:val="00F43A79"/>
    <w:rsid w:val="00F4693A"/>
    <w:rsid w:val="00F46B80"/>
    <w:rsid w:val="00F51705"/>
    <w:rsid w:val="00F56106"/>
    <w:rsid w:val="00F57225"/>
    <w:rsid w:val="00F63EF4"/>
    <w:rsid w:val="00F662F0"/>
    <w:rsid w:val="00F669A0"/>
    <w:rsid w:val="00F6727C"/>
    <w:rsid w:val="00F708D9"/>
    <w:rsid w:val="00F71126"/>
    <w:rsid w:val="00F7449C"/>
    <w:rsid w:val="00F76D79"/>
    <w:rsid w:val="00F80824"/>
    <w:rsid w:val="00F80AD9"/>
    <w:rsid w:val="00F828AA"/>
    <w:rsid w:val="00F84572"/>
    <w:rsid w:val="00F862DF"/>
    <w:rsid w:val="00F8702B"/>
    <w:rsid w:val="00F87977"/>
    <w:rsid w:val="00F91CBD"/>
    <w:rsid w:val="00F926DC"/>
    <w:rsid w:val="00F933A3"/>
    <w:rsid w:val="00F958EF"/>
    <w:rsid w:val="00F959C7"/>
    <w:rsid w:val="00F97258"/>
    <w:rsid w:val="00F97C6F"/>
    <w:rsid w:val="00FA2494"/>
    <w:rsid w:val="00FA351C"/>
    <w:rsid w:val="00FB7267"/>
    <w:rsid w:val="00FC3204"/>
    <w:rsid w:val="00FC60AC"/>
    <w:rsid w:val="00FC6479"/>
    <w:rsid w:val="00FD2272"/>
    <w:rsid w:val="00FD349C"/>
    <w:rsid w:val="00FD5B3B"/>
    <w:rsid w:val="00FD62A0"/>
    <w:rsid w:val="00FD653C"/>
    <w:rsid w:val="00FE0E31"/>
    <w:rsid w:val="00FE4484"/>
    <w:rsid w:val="00FF033E"/>
    <w:rsid w:val="00FF1896"/>
    <w:rsid w:val="00FF2111"/>
    <w:rsid w:val="00FF2E65"/>
    <w:rsid w:val="00FF4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6C55E"/>
  <w15:chartTrackingRefBased/>
  <w15:docId w15:val="{A838BED0-B1B0-45B6-B753-FF330E5CE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822A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
    <w:next w:val="a"/>
    <w:link w:val="2Char"/>
    <w:uiPriority w:val="9"/>
    <w:unhideWhenUsed/>
    <w:qFormat/>
    <w:rsid w:val="00822A1A"/>
    <w:pPr>
      <w:keepLines w:val="0"/>
      <w:kinsoku w:val="0"/>
      <w:overflowPunct w:val="0"/>
      <w:autoSpaceDE w:val="0"/>
      <w:autoSpaceDN w:val="0"/>
      <w:adjustRightInd w:val="0"/>
      <w:snapToGrid w:val="0"/>
      <w:spacing w:line="480" w:lineRule="auto"/>
      <w:jc w:val="both"/>
      <w:outlineLvl w:val="1"/>
    </w:pPr>
    <w:rPr>
      <w:rFonts w:ascii="Times New Roman" w:eastAsiaTheme="minorEastAsia" w:hAnsi="Times New Roman" w:cs="Times New Roman"/>
      <w:b/>
      <w:i/>
      <w:iCs/>
      <w:color w:val="auto"/>
      <w:sz w:val="28"/>
      <w:szCs w:val="24"/>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460191"/>
    <w:pPr>
      <w:ind w:left="720"/>
      <w:contextualSpacing/>
    </w:pPr>
  </w:style>
  <w:style w:type="paragraph" w:styleId="a4">
    <w:name w:val="Balloon Text"/>
    <w:basedOn w:val="a"/>
    <w:link w:val="Char0"/>
    <w:uiPriority w:val="99"/>
    <w:semiHidden/>
    <w:unhideWhenUsed/>
    <w:rsid w:val="00024CCE"/>
    <w:pPr>
      <w:spacing w:after="0" w:line="240" w:lineRule="auto"/>
    </w:pPr>
    <w:rPr>
      <w:rFonts w:ascii="Segoe UI" w:hAnsi="Segoe UI" w:cs="Segoe UI"/>
      <w:sz w:val="18"/>
      <w:szCs w:val="18"/>
    </w:rPr>
  </w:style>
  <w:style w:type="character" w:customStyle="1" w:styleId="Char0">
    <w:name w:val="풍선 도움말 텍스트 Char"/>
    <w:basedOn w:val="a0"/>
    <w:link w:val="a4"/>
    <w:uiPriority w:val="99"/>
    <w:semiHidden/>
    <w:rsid w:val="00024CCE"/>
    <w:rPr>
      <w:rFonts w:ascii="Segoe UI" w:hAnsi="Segoe UI" w:cs="Segoe UI"/>
      <w:sz w:val="18"/>
      <w:szCs w:val="18"/>
    </w:rPr>
  </w:style>
  <w:style w:type="character" w:styleId="a5">
    <w:name w:val="annotation reference"/>
    <w:basedOn w:val="a0"/>
    <w:uiPriority w:val="99"/>
    <w:semiHidden/>
    <w:unhideWhenUsed/>
    <w:rsid w:val="00A104E0"/>
    <w:rPr>
      <w:sz w:val="16"/>
      <w:szCs w:val="16"/>
    </w:rPr>
  </w:style>
  <w:style w:type="paragraph" w:styleId="a6">
    <w:name w:val="annotation text"/>
    <w:basedOn w:val="a"/>
    <w:link w:val="Char1"/>
    <w:uiPriority w:val="99"/>
    <w:unhideWhenUsed/>
    <w:rsid w:val="00A104E0"/>
    <w:pPr>
      <w:spacing w:line="240" w:lineRule="auto"/>
    </w:pPr>
    <w:rPr>
      <w:sz w:val="20"/>
      <w:szCs w:val="20"/>
    </w:rPr>
  </w:style>
  <w:style w:type="character" w:customStyle="1" w:styleId="Char1">
    <w:name w:val="메모 텍스트 Char"/>
    <w:basedOn w:val="a0"/>
    <w:link w:val="a6"/>
    <w:uiPriority w:val="99"/>
    <w:rsid w:val="00A104E0"/>
    <w:rPr>
      <w:sz w:val="20"/>
      <w:szCs w:val="20"/>
    </w:rPr>
  </w:style>
  <w:style w:type="paragraph" w:styleId="a7">
    <w:name w:val="annotation subject"/>
    <w:basedOn w:val="a6"/>
    <w:next w:val="a6"/>
    <w:link w:val="Char2"/>
    <w:uiPriority w:val="99"/>
    <w:semiHidden/>
    <w:unhideWhenUsed/>
    <w:rsid w:val="00A104E0"/>
    <w:rPr>
      <w:b/>
      <w:bCs/>
    </w:rPr>
  </w:style>
  <w:style w:type="character" w:customStyle="1" w:styleId="Char2">
    <w:name w:val="메모 주제 Char"/>
    <w:basedOn w:val="Char1"/>
    <w:link w:val="a7"/>
    <w:uiPriority w:val="99"/>
    <w:semiHidden/>
    <w:rsid w:val="00A104E0"/>
    <w:rPr>
      <w:b/>
      <w:bCs/>
      <w:sz w:val="20"/>
      <w:szCs w:val="20"/>
    </w:rPr>
  </w:style>
  <w:style w:type="character" w:styleId="a8">
    <w:name w:val="Hyperlink"/>
    <w:basedOn w:val="a0"/>
    <w:uiPriority w:val="99"/>
    <w:unhideWhenUsed/>
    <w:rsid w:val="00D86CDF"/>
    <w:rPr>
      <w:color w:val="0000FF"/>
      <w:u w:val="single"/>
    </w:rPr>
  </w:style>
  <w:style w:type="paragraph" w:styleId="a9">
    <w:name w:val="caption"/>
    <w:basedOn w:val="a"/>
    <w:next w:val="a"/>
    <w:uiPriority w:val="35"/>
    <w:unhideWhenUsed/>
    <w:qFormat/>
    <w:rsid w:val="00F134B3"/>
    <w:pPr>
      <w:spacing w:after="200" w:line="240" w:lineRule="auto"/>
    </w:pPr>
    <w:rPr>
      <w:i/>
      <w:iCs/>
      <w:color w:val="44546A" w:themeColor="text2"/>
      <w:sz w:val="18"/>
      <w:szCs w:val="18"/>
    </w:rPr>
  </w:style>
  <w:style w:type="paragraph" w:styleId="aa">
    <w:name w:val="Revision"/>
    <w:hidden/>
    <w:uiPriority w:val="99"/>
    <w:semiHidden/>
    <w:rsid w:val="00F51705"/>
    <w:pPr>
      <w:spacing w:after="0" w:line="240" w:lineRule="auto"/>
    </w:pPr>
  </w:style>
  <w:style w:type="paragraph" w:styleId="ab">
    <w:name w:val="footer"/>
    <w:basedOn w:val="a"/>
    <w:link w:val="Char3"/>
    <w:uiPriority w:val="99"/>
    <w:unhideWhenUsed/>
    <w:rsid w:val="00E4272C"/>
    <w:pPr>
      <w:tabs>
        <w:tab w:val="center" w:pos="4680"/>
        <w:tab w:val="right" w:pos="9360"/>
      </w:tabs>
      <w:spacing w:after="0" w:line="240" w:lineRule="auto"/>
    </w:pPr>
  </w:style>
  <w:style w:type="character" w:customStyle="1" w:styleId="Char3">
    <w:name w:val="바닥글 Char"/>
    <w:basedOn w:val="a0"/>
    <w:link w:val="ab"/>
    <w:uiPriority w:val="99"/>
    <w:rsid w:val="00E4272C"/>
  </w:style>
  <w:style w:type="character" w:styleId="ac">
    <w:name w:val="page number"/>
    <w:basedOn w:val="a0"/>
    <w:uiPriority w:val="99"/>
    <w:semiHidden/>
    <w:unhideWhenUsed/>
    <w:rsid w:val="00E4272C"/>
  </w:style>
  <w:style w:type="paragraph" w:customStyle="1" w:styleId="Paragraph">
    <w:name w:val="Paragraph"/>
    <w:basedOn w:val="a"/>
    <w:link w:val="ParagraphChar"/>
    <w:qFormat/>
    <w:rsid w:val="0029418E"/>
    <w:pPr>
      <w:kinsoku w:val="0"/>
      <w:overflowPunct w:val="0"/>
      <w:autoSpaceDE w:val="0"/>
      <w:autoSpaceDN w:val="0"/>
      <w:adjustRightInd w:val="0"/>
      <w:snapToGrid w:val="0"/>
      <w:spacing w:after="0" w:line="480" w:lineRule="auto"/>
      <w:ind w:firstLine="567"/>
      <w:jc w:val="both"/>
    </w:pPr>
    <w:rPr>
      <w:rFonts w:ascii="Times New Roman" w:hAnsi="Times New Roman" w:cs="Times New Roman"/>
      <w:sz w:val="24"/>
      <w:szCs w:val="24"/>
      <w:lang w:eastAsia="ko-KR"/>
    </w:rPr>
  </w:style>
  <w:style w:type="character" w:customStyle="1" w:styleId="ParagraphChar">
    <w:name w:val="Paragraph Char"/>
    <w:basedOn w:val="a0"/>
    <w:link w:val="Paragraph"/>
    <w:rsid w:val="0029418E"/>
    <w:rPr>
      <w:rFonts w:ascii="Times New Roman" w:hAnsi="Times New Roman" w:cs="Times New Roman"/>
      <w:sz w:val="24"/>
      <w:szCs w:val="24"/>
      <w:lang w:eastAsia="ko-KR"/>
    </w:rPr>
  </w:style>
  <w:style w:type="character" w:customStyle="1" w:styleId="2Char">
    <w:name w:val="제목 2 Char"/>
    <w:basedOn w:val="a0"/>
    <w:link w:val="2"/>
    <w:uiPriority w:val="9"/>
    <w:rsid w:val="00822A1A"/>
    <w:rPr>
      <w:rFonts w:ascii="Times New Roman" w:hAnsi="Times New Roman" w:cs="Times New Roman"/>
      <w:b/>
      <w:i/>
      <w:iCs/>
      <w:sz w:val="28"/>
      <w:szCs w:val="24"/>
      <w:lang w:eastAsia="ko-KR"/>
    </w:rPr>
  </w:style>
  <w:style w:type="character" w:customStyle="1" w:styleId="1Char">
    <w:name w:val="제목 1 Char"/>
    <w:basedOn w:val="a0"/>
    <w:link w:val="1"/>
    <w:uiPriority w:val="9"/>
    <w:rsid w:val="00822A1A"/>
    <w:rPr>
      <w:rFonts w:asciiTheme="majorHAnsi" w:eastAsiaTheme="majorEastAsia" w:hAnsiTheme="majorHAnsi" w:cstheme="majorBidi"/>
      <w:color w:val="2E74B5" w:themeColor="accent1" w:themeShade="BF"/>
      <w:sz w:val="32"/>
      <w:szCs w:val="32"/>
    </w:rPr>
  </w:style>
  <w:style w:type="paragraph" w:styleId="ad">
    <w:name w:val="header"/>
    <w:basedOn w:val="a"/>
    <w:link w:val="Char4"/>
    <w:uiPriority w:val="99"/>
    <w:unhideWhenUsed/>
    <w:rsid w:val="00F356B1"/>
    <w:pPr>
      <w:tabs>
        <w:tab w:val="center" w:pos="4680"/>
        <w:tab w:val="right" w:pos="9360"/>
      </w:tabs>
      <w:spacing w:after="0" w:line="240" w:lineRule="auto"/>
    </w:pPr>
  </w:style>
  <w:style w:type="character" w:customStyle="1" w:styleId="Char4">
    <w:name w:val="머리글 Char"/>
    <w:basedOn w:val="a0"/>
    <w:link w:val="ad"/>
    <w:uiPriority w:val="99"/>
    <w:rsid w:val="00F356B1"/>
  </w:style>
  <w:style w:type="character" w:customStyle="1" w:styleId="Char">
    <w:name w:val="목록 단락 Char"/>
    <w:basedOn w:val="a0"/>
    <w:link w:val="a3"/>
    <w:uiPriority w:val="34"/>
    <w:rsid w:val="00F6727C"/>
  </w:style>
  <w:style w:type="paragraph" w:customStyle="1" w:styleId="10">
    <w:name w:val="표준1"/>
    <w:basedOn w:val="a"/>
    <w:rsid w:val="00C80594"/>
    <w:pPr>
      <w:widowControl w:val="0"/>
      <w:autoSpaceDE w:val="0"/>
      <w:autoSpaceDN w:val="0"/>
      <w:spacing w:line="256" w:lineRule="auto"/>
      <w:textAlignment w:val="baseline"/>
    </w:pPr>
    <w:rPr>
      <w:rFonts w:ascii="Calibri" w:eastAsia="Times New Roman" w:hAnsi="Times New Roman" w:cs="Times New Roman"/>
      <w:color w:val="00000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699729">
      <w:bodyDiv w:val="1"/>
      <w:marLeft w:val="0"/>
      <w:marRight w:val="0"/>
      <w:marTop w:val="0"/>
      <w:marBottom w:val="0"/>
      <w:divBdr>
        <w:top w:val="none" w:sz="0" w:space="0" w:color="auto"/>
        <w:left w:val="none" w:sz="0" w:space="0" w:color="auto"/>
        <w:bottom w:val="none" w:sz="0" w:space="0" w:color="auto"/>
        <w:right w:val="none" w:sz="0" w:space="0" w:color="auto"/>
      </w:divBdr>
    </w:div>
    <w:div w:id="1358117084">
      <w:bodyDiv w:val="1"/>
      <w:marLeft w:val="0"/>
      <w:marRight w:val="0"/>
      <w:marTop w:val="0"/>
      <w:marBottom w:val="0"/>
      <w:divBdr>
        <w:top w:val="none" w:sz="0" w:space="0" w:color="auto"/>
        <w:left w:val="none" w:sz="0" w:space="0" w:color="auto"/>
        <w:bottom w:val="none" w:sz="0" w:space="0" w:color="auto"/>
        <w:right w:val="none" w:sz="0" w:space="0" w:color="auto"/>
      </w:divBdr>
    </w:div>
    <w:div w:id="201989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A1163-5B07-4F97-930D-1545BF71E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Pages>
  <Words>2315</Words>
  <Characters>13196</Characters>
  <Application>Microsoft Office Word</Application>
  <DocSecurity>0</DocSecurity>
  <Lines>109</Lines>
  <Paragraphs>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Daeho Kim</dc:creator>
  <cp:keywords/>
  <dc:description/>
  <cp:lastModifiedBy>Lee Dongmin</cp:lastModifiedBy>
  <cp:revision>4</cp:revision>
  <cp:lastPrinted>2019-09-11T15:13:00Z</cp:lastPrinted>
  <dcterms:created xsi:type="dcterms:W3CDTF">2020-09-30T16:31:00Z</dcterms:created>
  <dcterms:modified xsi:type="dcterms:W3CDTF">2020-09-30T17:18:00Z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http://www.zotero.org/styles/asce-asme-journal-of-risk-and-uncertainty-in-engineering-systems-part-a-civil-engineering</vt:lpwstr>
  </property>
  <property fmtid="{D5CDD505-2E9C-101B-9397-08002B2CF9AE}" pid="3" name="Mendeley Recent Style Name 0_1">
    <vt:lpwstr>ASCE-ASME Journal of Risk and Uncertainty in Engineering Systems, Part A: Civil Engineering</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http://www.zotero.org/styles/automation-in-construction</vt:lpwstr>
  </property>
  <property fmtid="{D5CDD505-2E9C-101B-9397-08002B2CF9AE}" pid="9" name="Mendeley Recent Style Name 3_1">
    <vt:lpwstr>Automation in Construction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bd47d4fd-6994-3c13-bc61-6a069c3fa723</vt:lpwstr>
  </property>
  <property fmtid="{D5CDD505-2E9C-101B-9397-08002B2CF9AE}" pid="24" name="Mendeley Citation Style_1">
    <vt:lpwstr>http://www.zotero.org/styles/asce-asme-journal-of-risk-and-uncertainty-in-engineering-systems-part-a-civil-engineering</vt:lpwstr>
  </property>
</Properties>
</file>